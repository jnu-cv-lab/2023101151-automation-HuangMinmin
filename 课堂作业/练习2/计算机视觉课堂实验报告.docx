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59D75" w14:textId="77777777" w:rsidR="002A0E40" w:rsidRDefault="00CD1BB4">
      <w:pPr>
        <w:ind w:left="420" w:firstLine="420"/>
        <w:rPr>
          <w:rFonts w:eastAsia="楷体_GB2312"/>
          <w:b/>
          <w:sz w:val="44"/>
          <w:szCs w:val="44"/>
        </w:rPr>
      </w:pPr>
      <w:r>
        <w:rPr>
          <w:rFonts w:eastAsia="楷体_GB2312"/>
          <w:b/>
          <w:sz w:val="44"/>
          <w:szCs w:val="44"/>
        </w:rPr>
        <w:t>暨南大学本科实验报告专用纸</w:t>
      </w:r>
    </w:p>
    <w:p w14:paraId="3D464894" w14:textId="0D935198" w:rsidR="002A0E40" w:rsidRDefault="00CD1BB4">
      <w:pPr>
        <w:rPr>
          <w:rFonts w:eastAsia="楷体_GB2312"/>
          <w:sz w:val="28"/>
          <w:szCs w:val="28"/>
        </w:rPr>
      </w:pPr>
      <w:r>
        <w:rPr>
          <w:rFonts w:eastAsia="楷体_GB2312"/>
          <w:sz w:val="28"/>
          <w:szCs w:val="28"/>
        </w:rPr>
        <w:t>课程名称</w:t>
      </w:r>
      <w:r>
        <w:rPr>
          <w:rFonts w:eastAsia="楷体_GB2312"/>
          <w:sz w:val="28"/>
          <w:szCs w:val="28"/>
          <w:u w:val="single"/>
        </w:rPr>
        <w:t xml:space="preserve"> </w:t>
      </w:r>
      <w:r>
        <w:rPr>
          <w:rFonts w:eastAsia="楷体_GB2312" w:hint="eastAsia"/>
          <w:sz w:val="28"/>
          <w:szCs w:val="28"/>
          <w:u w:val="single"/>
        </w:rPr>
        <w:t xml:space="preserve">  </w:t>
      </w:r>
      <w:r w:rsidR="00A557A0">
        <w:rPr>
          <w:rFonts w:eastAsia="楷体_GB2312" w:hint="eastAsia"/>
          <w:sz w:val="28"/>
          <w:szCs w:val="28"/>
          <w:u w:val="single"/>
        </w:rPr>
        <w:t xml:space="preserve">     </w:t>
      </w:r>
      <w:r w:rsidR="00125E1E">
        <w:rPr>
          <w:rFonts w:eastAsia="楷体_GB2312" w:hint="eastAsia"/>
          <w:sz w:val="28"/>
          <w:szCs w:val="28"/>
          <w:u w:val="single"/>
        </w:rPr>
        <w:t>机器人视觉实验</w:t>
      </w:r>
      <w:r w:rsidR="00125E1E">
        <w:rPr>
          <w:rFonts w:eastAsia="楷体_GB2312" w:hint="eastAsia"/>
          <w:sz w:val="28"/>
          <w:szCs w:val="28"/>
          <w:u w:val="single"/>
        </w:rPr>
        <w:t xml:space="preserve">   </w:t>
      </w:r>
      <w:r w:rsidR="00A557A0">
        <w:rPr>
          <w:rFonts w:eastAsia="楷体_GB2312" w:hint="eastAsia"/>
          <w:sz w:val="28"/>
          <w:szCs w:val="28"/>
          <w:u w:val="single"/>
        </w:rPr>
        <w:t xml:space="preserve"> </w:t>
      </w:r>
      <w:r>
        <w:rPr>
          <w:rFonts w:eastAsia="楷体_GB2312"/>
          <w:sz w:val="28"/>
          <w:szCs w:val="28"/>
          <w:u w:val="single"/>
        </w:rPr>
        <w:t xml:space="preserve"> </w:t>
      </w:r>
      <w:r>
        <w:rPr>
          <w:rFonts w:eastAsia="楷体_GB2312"/>
          <w:sz w:val="28"/>
          <w:szCs w:val="28"/>
        </w:rPr>
        <w:t>成绩评定</w:t>
      </w:r>
      <w:r>
        <w:rPr>
          <w:rFonts w:eastAsia="楷体_GB2312"/>
          <w:sz w:val="28"/>
          <w:szCs w:val="28"/>
          <w:u w:val="single"/>
        </w:rPr>
        <w:t xml:space="preserve">           </w:t>
      </w:r>
      <w:r w:rsidR="00125E1E">
        <w:rPr>
          <w:rFonts w:eastAsia="楷体_GB2312" w:hint="eastAsia"/>
          <w:sz w:val="28"/>
          <w:szCs w:val="28"/>
          <w:u w:val="single"/>
        </w:rPr>
        <w:t xml:space="preserve"> </w:t>
      </w:r>
      <w:r>
        <w:rPr>
          <w:rFonts w:eastAsia="楷体_GB2312"/>
          <w:sz w:val="28"/>
          <w:szCs w:val="28"/>
          <w:u w:val="single"/>
        </w:rPr>
        <w:t xml:space="preserve"> </w:t>
      </w:r>
    </w:p>
    <w:p w14:paraId="4C5B1CA6" w14:textId="7663BE83" w:rsidR="002A0E40" w:rsidRDefault="00CD1BB4">
      <w:pPr>
        <w:rPr>
          <w:rFonts w:eastAsia="楷体_GB2312"/>
          <w:sz w:val="28"/>
          <w:szCs w:val="28"/>
        </w:rPr>
      </w:pPr>
      <w:r>
        <w:rPr>
          <w:rFonts w:eastAsia="楷体_GB2312"/>
          <w:sz w:val="28"/>
          <w:szCs w:val="28"/>
        </w:rPr>
        <w:t>实验项目名称</w:t>
      </w:r>
      <w:r>
        <w:rPr>
          <w:rFonts w:eastAsia="楷体_GB2312"/>
          <w:sz w:val="28"/>
          <w:szCs w:val="28"/>
          <w:u w:val="single"/>
        </w:rPr>
        <w:t xml:space="preserve"> </w:t>
      </w:r>
      <w:r>
        <w:rPr>
          <w:rFonts w:eastAsia="楷体_GB2312" w:hint="eastAsia"/>
          <w:sz w:val="28"/>
          <w:szCs w:val="28"/>
          <w:u w:val="single"/>
        </w:rPr>
        <w:t xml:space="preserve">   </w:t>
      </w:r>
      <w:r>
        <w:rPr>
          <w:rFonts w:eastAsia="楷体_GB2312"/>
          <w:sz w:val="28"/>
          <w:szCs w:val="28"/>
          <w:u w:val="single"/>
        </w:rPr>
        <w:t xml:space="preserve"> </w:t>
      </w:r>
      <w:r>
        <w:rPr>
          <w:rFonts w:eastAsia="楷体_GB2312" w:hint="eastAsia"/>
          <w:sz w:val="28"/>
          <w:szCs w:val="28"/>
          <w:u w:val="single"/>
        </w:rPr>
        <w:t xml:space="preserve">        </w:t>
      </w:r>
      <w:r>
        <w:rPr>
          <w:rFonts w:eastAsia="楷体_GB2312"/>
          <w:sz w:val="28"/>
          <w:szCs w:val="28"/>
          <w:u w:val="single"/>
        </w:rPr>
        <w:t xml:space="preserve"> </w:t>
      </w:r>
      <w:r w:rsidR="00125E1E">
        <w:rPr>
          <w:rFonts w:eastAsia="楷体_GB2312" w:hint="eastAsia"/>
          <w:sz w:val="28"/>
          <w:szCs w:val="28"/>
          <w:u w:val="single"/>
        </w:rPr>
        <w:t xml:space="preserve"> </w:t>
      </w:r>
      <w:r>
        <w:rPr>
          <w:rFonts w:eastAsia="楷体_GB2312"/>
          <w:sz w:val="28"/>
          <w:szCs w:val="28"/>
        </w:rPr>
        <w:t>指导教师</w:t>
      </w:r>
      <w:r>
        <w:rPr>
          <w:rFonts w:eastAsia="楷体_GB2312"/>
          <w:sz w:val="28"/>
          <w:szCs w:val="28"/>
          <w:u w:val="single"/>
        </w:rPr>
        <w:t xml:space="preserve">  </w:t>
      </w:r>
      <w:r w:rsidR="00125E1E">
        <w:rPr>
          <w:rFonts w:eastAsia="楷体_GB2312" w:hint="eastAsia"/>
          <w:sz w:val="28"/>
          <w:szCs w:val="28"/>
          <w:u w:val="single"/>
        </w:rPr>
        <w:t>赵乘</w:t>
      </w:r>
      <w:proofErr w:type="gramStart"/>
      <w:r w:rsidR="00125E1E">
        <w:rPr>
          <w:rFonts w:eastAsia="楷体_GB2312" w:hint="eastAsia"/>
          <w:sz w:val="28"/>
          <w:szCs w:val="28"/>
          <w:u w:val="single"/>
        </w:rPr>
        <w:t>骥</w:t>
      </w:r>
      <w:proofErr w:type="gramEnd"/>
      <w:r w:rsidR="00125E1E">
        <w:rPr>
          <w:rFonts w:eastAsia="楷体_GB2312" w:hint="eastAsia"/>
          <w:sz w:val="28"/>
          <w:szCs w:val="28"/>
          <w:u w:val="single"/>
        </w:rPr>
        <w:t>、安荣邦</w:t>
      </w:r>
      <w:r>
        <w:rPr>
          <w:rFonts w:eastAsia="楷体_GB2312"/>
          <w:sz w:val="28"/>
          <w:szCs w:val="28"/>
          <w:u w:val="single"/>
        </w:rPr>
        <w:t xml:space="preserve">  </w:t>
      </w:r>
      <w:r w:rsidR="00125E1E">
        <w:rPr>
          <w:rFonts w:eastAsia="楷体_GB2312" w:hint="eastAsia"/>
          <w:sz w:val="28"/>
          <w:szCs w:val="28"/>
          <w:u w:val="single"/>
        </w:rPr>
        <w:t xml:space="preserve"> </w:t>
      </w:r>
      <w:r>
        <w:rPr>
          <w:rFonts w:eastAsia="楷体_GB2312"/>
          <w:sz w:val="28"/>
          <w:szCs w:val="28"/>
          <w:u w:val="single"/>
        </w:rPr>
        <w:t xml:space="preserve">  </w:t>
      </w:r>
    </w:p>
    <w:p w14:paraId="5E66DFB3" w14:textId="3C24EE83" w:rsidR="002A0E40" w:rsidRDefault="00CD1BB4">
      <w:pPr>
        <w:rPr>
          <w:rFonts w:eastAsia="楷体_GB2312"/>
          <w:sz w:val="28"/>
          <w:szCs w:val="28"/>
          <w:u w:val="single"/>
        </w:rPr>
      </w:pPr>
      <w:r>
        <w:rPr>
          <w:rFonts w:eastAsia="楷体_GB2312"/>
          <w:sz w:val="28"/>
          <w:szCs w:val="28"/>
        </w:rPr>
        <w:t>实验项目编号</w:t>
      </w:r>
      <w:r w:rsidR="00991B24" w:rsidRPr="00991B24">
        <w:rPr>
          <w:rFonts w:eastAsia="楷体_GB2312" w:hint="eastAsia"/>
          <w:sz w:val="28"/>
          <w:szCs w:val="28"/>
          <w:u w:val="single"/>
        </w:rPr>
        <w:t xml:space="preserve"> </w:t>
      </w:r>
      <w:r w:rsidRPr="00991B24">
        <w:rPr>
          <w:rFonts w:eastAsia="楷体_GB2312"/>
          <w:sz w:val="28"/>
          <w:szCs w:val="28"/>
          <w:u w:val="single"/>
        </w:rPr>
        <w:t xml:space="preserve"> </w:t>
      </w:r>
      <w:r w:rsidR="00991B24">
        <w:rPr>
          <w:rFonts w:eastAsia="楷体_GB2312" w:hint="eastAsia"/>
          <w:sz w:val="28"/>
          <w:szCs w:val="28"/>
          <w:u w:val="single"/>
        </w:rPr>
        <w:t xml:space="preserve">  </w:t>
      </w:r>
      <w:r>
        <w:rPr>
          <w:rFonts w:eastAsia="楷体_GB2312"/>
          <w:sz w:val="28"/>
          <w:szCs w:val="28"/>
        </w:rPr>
        <w:t>实验项目类型</w:t>
      </w:r>
      <w:r>
        <w:rPr>
          <w:rFonts w:eastAsia="楷体_GB2312"/>
          <w:sz w:val="28"/>
          <w:szCs w:val="28"/>
          <w:u w:val="single"/>
        </w:rPr>
        <w:t xml:space="preserve">  </w:t>
      </w:r>
      <w:r>
        <w:rPr>
          <w:rFonts w:eastAsia="楷体_GB2312" w:hint="eastAsia"/>
          <w:sz w:val="28"/>
          <w:szCs w:val="28"/>
          <w:u w:val="single"/>
        </w:rPr>
        <w:t>上机</w:t>
      </w:r>
      <w:r>
        <w:rPr>
          <w:rFonts w:eastAsia="楷体_GB2312" w:hint="eastAsia"/>
          <w:sz w:val="28"/>
          <w:szCs w:val="28"/>
          <w:u w:val="single"/>
        </w:rPr>
        <w:t xml:space="preserve">  </w:t>
      </w:r>
      <w:r>
        <w:rPr>
          <w:rFonts w:eastAsia="楷体_GB2312"/>
          <w:sz w:val="28"/>
          <w:szCs w:val="28"/>
        </w:rPr>
        <w:t>实验地点</w:t>
      </w:r>
      <w:r>
        <w:rPr>
          <w:rFonts w:eastAsia="楷体_GB2312"/>
          <w:sz w:val="28"/>
          <w:szCs w:val="28"/>
          <w:u w:val="single"/>
        </w:rPr>
        <w:t xml:space="preserve">  </w:t>
      </w:r>
      <w:r w:rsidR="00125E1E">
        <w:rPr>
          <w:rFonts w:eastAsia="楷体_GB2312" w:hint="eastAsia"/>
          <w:sz w:val="28"/>
          <w:szCs w:val="28"/>
          <w:u w:val="single"/>
        </w:rPr>
        <w:t>教</w:t>
      </w:r>
      <w:r w:rsidR="00125E1E">
        <w:rPr>
          <w:rFonts w:eastAsia="楷体_GB2312" w:hint="eastAsia"/>
          <w:sz w:val="28"/>
          <w:szCs w:val="28"/>
          <w:u w:val="single"/>
        </w:rPr>
        <w:t>108</w:t>
      </w:r>
      <w:r w:rsidR="00A557A0">
        <w:rPr>
          <w:rFonts w:eastAsia="楷体_GB2312" w:hint="eastAsia"/>
          <w:sz w:val="28"/>
          <w:szCs w:val="28"/>
          <w:u w:val="single"/>
        </w:rPr>
        <w:t xml:space="preserve">  </w:t>
      </w:r>
      <w:r>
        <w:rPr>
          <w:rFonts w:eastAsia="楷体_GB2312"/>
          <w:sz w:val="28"/>
          <w:szCs w:val="28"/>
          <w:u w:val="single"/>
        </w:rPr>
        <w:t xml:space="preserve"> </w:t>
      </w:r>
    </w:p>
    <w:p w14:paraId="2BA0B63D" w14:textId="22257FD5" w:rsidR="002A0E40" w:rsidRDefault="00CD1BB4">
      <w:pPr>
        <w:rPr>
          <w:rFonts w:eastAsia="楷体_GB2312"/>
          <w:sz w:val="28"/>
          <w:szCs w:val="28"/>
          <w:u w:val="single"/>
        </w:rPr>
      </w:pPr>
      <w:r>
        <w:rPr>
          <w:rFonts w:eastAsia="楷体_GB2312"/>
          <w:sz w:val="28"/>
          <w:szCs w:val="28"/>
        </w:rPr>
        <w:t>学生姓名</w:t>
      </w:r>
      <w:r>
        <w:rPr>
          <w:rFonts w:eastAsia="楷体_GB2312"/>
          <w:sz w:val="28"/>
          <w:szCs w:val="28"/>
          <w:u w:val="single"/>
        </w:rPr>
        <w:t xml:space="preserve">    </w:t>
      </w:r>
      <w:r w:rsidR="00F6255E">
        <w:rPr>
          <w:rFonts w:eastAsia="楷体_GB2312" w:hint="eastAsia"/>
          <w:sz w:val="28"/>
          <w:szCs w:val="28"/>
          <w:u w:val="single"/>
        </w:rPr>
        <w:t xml:space="preserve">   </w:t>
      </w:r>
      <w:r w:rsidR="00F6255E">
        <w:rPr>
          <w:rFonts w:eastAsia="楷体_GB2312" w:hint="eastAsia"/>
          <w:sz w:val="28"/>
          <w:szCs w:val="28"/>
          <w:u w:val="single"/>
        </w:rPr>
        <w:t>黄敏</w:t>
      </w:r>
      <w:proofErr w:type="gramStart"/>
      <w:r w:rsidR="00F6255E">
        <w:rPr>
          <w:rFonts w:eastAsia="楷体_GB2312" w:hint="eastAsia"/>
          <w:sz w:val="28"/>
          <w:szCs w:val="28"/>
          <w:u w:val="single"/>
        </w:rPr>
        <w:t>敏</w:t>
      </w:r>
      <w:proofErr w:type="gramEnd"/>
      <w:r>
        <w:rPr>
          <w:rFonts w:eastAsia="楷体_GB2312"/>
          <w:sz w:val="28"/>
          <w:szCs w:val="28"/>
          <w:u w:val="single"/>
        </w:rPr>
        <w:t xml:space="preserve">     </w:t>
      </w:r>
      <w:r w:rsidR="00F6255E">
        <w:rPr>
          <w:rFonts w:eastAsia="楷体_GB2312" w:hint="eastAsia"/>
          <w:sz w:val="28"/>
          <w:szCs w:val="28"/>
          <w:u w:val="single"/>
        </w:rPr>
        <w:t xml:space="preserve">   </w:t>
      </w:r>
      <w:r>
        <w:rPr>
          <w:rFonts w:eastAsia="楷体_GB2312"/>
          <w:sz w:val="28"/>
          <w:szCs w:val="28"/>
        </w:rPr>
        <w:t>学号</w:t>
      </w:r>
      <w:r>
        <w:rPr>
          <w:rFonts w:eastAsia="楷体_GB2312"/>
          <w:sz w:val="28"/>
          <w:szCs w:val="28"/>
          <w:u w:val="single"/>
        </w:rPr>
        <w:t xml:space="preserve">   </w:t>
      </w:r>
      <w:r>
        <w:rPr>
          <w:rFonts w:eastAsia="楷体_GB2312" w:hint="eastAsia"/>
          <w:sz w:val="28"/>
          <w:szCs w:val="28"/>
          <w:u w:val="single"/>
        </w:rPr>
        <w:t xml:space="preserve"> </w:t>
      </w:r>
      <w:r w:rsidR="00F6255E">
        <w:rPr>
          <w:rFonts w:eastAsia="楷体_GB2312" w:hint="eastAsia"/>
          <w:sz w:val="28"/>
          <w:szCs w:val="28"/>
          <w:u w:val="single"/>
        </w:rPr>
        <w:t xml:space="preserve"> </w:t>
      </w:r>
      <w:r>
        <w:rPr>
          <w:rFonts w:eastAsia="楷体_GB2312" w:hint="eastAsia"/>
          <w:sz w:val="28"/>
          <w:szCs w:val="28"/>
          <w:u w:val="single"/>
        </w:rPr>
        <w:t xml:space="preserve"> </w:t>
      </w:r>
      <w:r w:rsidR="00F6255E">
        <w:rPr>
          <w:rFonts w:eastAsia="楷体_GB2312" w:hint="eastAsia"/>
          <w:sz w:val="28"/>
          <w:szCs w:val="28"/>
          <w:u w:val="single"/>
        </w:rPr>
        <w:t>2023101151</w:t>
      </w:r>
      <w:r>
        <w:rPr>
          <w:rFonts w:eastAsia="楷体_GB2312" w:hint="eastAsia"/>
          <w:sz w:val="28"/>
          <w:szCs w:val="28"/>
          <w:u w:val="single"/>
        </w:rPr>
        <w:t xml:space="preserve">     </w:t>
      </w:r>
      <w:r w:rsidR="00F6255E">
        <w:rPr>
          <w:rFonts w:eastAsia="楷体_GB2312" w:hint="eastAsia"/>
          <w:sz w:val="28"/>
          <w:szCs w:val="28"/>
          <w:u w:val="single"/>
        </w:rPr>
        <w:t xml:space="preserve"> </w:t>
      </w:r>
      <w:r w:rsidR="00A557A0">
        <w:rPr>
          <w:rFonts w:eastAsia="楷体_GB2312" w:hint="eastAsia"/>
          <w:sz w:val="28"/>
          <w:szCs w:val="28"/>
          <w:u w:val="single"/>
        </w:rPr>
        <w:t xml:space="preserve"> </w:t>
      </w:r>
      <w:r w:rsidR="00F6255E">
        <w:rPr>
          <w:rFonts w:eastAsia="楷体_GB2312" w:hint="eastAsia"/>
          <w:sz w:val="28"/>
          <w:szCs w:val="28"/>
          <w:u w:val="single"/>
        </w:rPr>
        <w:t xml:space="preserve"> </w:t>
      </w:r>
    </w:p>
    <w:p w14:paraId="4F7BFE54" w14:textId="68A710AD" w:rsidR="002A0E40" w:rsidRDefault="00CD1BB4">
      <w:pPr>
        <w:numPr>
          <w:ins w:id="0" w:author="MC SYSTEM" w:date="2006-06-11T14:06:00Z"/>
        </w:numPr>
        <w:rPr>
          <w:rFonts w:eastAsia="楷体_GB2312"/>
          <w:sz w:val="28"/>
          <w:szCs w:val="28"/>
          <w:u w:val="single"/>
        </w:rPr>
      </w:pPr>
      <w:r>
        <w:rPr>
          <w:rFonts w:eastAsia="楷体_GB2312"/>
          <w:sz w:val="28"/>
          <w:szCs w:val="28"/>
        </w:rPr>
        <w:t>学院</w:t>
      </w:r>
      <w:r>
        <w:rPr>
          <w:rFonts w:eastAsia="楷体_GB2312"/>
          <w:sz w:val="28"/>
          <w:szCs w:val="28"/>
          <w:u w:val="single"/>
        </w:rPr>
        <w:t xml:space="preserve">    </w:t>
      </w:r>
      <w:r>
        <w:rPr>
          <w:rFonts w:eastAsia="楷体_GB2312" w:hint="eastAsia"/>
          <w:sz w:val="28"/>
          <w:szCs w:val="28"/>
          <w:u w:val="single"/>
        </w:rPr>
        <w:t xml:space="preserve">    </w:t>
      </w:r>
      <w:r>
        <w:rPr>
          <w:rFonts w:eastAsia="楷体_GB2312" w:hint="eastAsia"/>
          <w:sz w:val="28"/>
          <w:szCs w:val="28"/>
          <w:u w:val="single"/>
        </w:rPr>
        <w:t>国际能源学院</w:t>
      </w:r>
      <w:r>
        <w:rPr>
          <w:rFonts w:eastAsia="楷体_GB2312"/>
          <w:sz w:val="28"/>
          <w:szCs w:val="28"/>
          <w:u w:val="single"/>
        </w:rPr>
        <w:t xml:space="preserve">       </w:t>
      </w:r>
      <w:r>
        <w:rPr>
          <w:rFonts w:eastAsia="楷体_GB2312"/>
          <w:sz w:val="28"/>
          <w:szCs w:val="28"/>
        </w:rPr>
        <w:t>专业</w:t>
      </w:r>
      <w:r>
        <w:rPr>
          <w:rFonts w:eastAsia="楷体_GB2312"/>
          <w:sz w:val="28"/>
          <w:szCs w:val="28"/>
          <w:u w:val="single"/>
        </w:rPr>
        <w:t xml:space="preserve">     </w:t>
      </w:r>
      <w:r w:rsidR="00A557A0">
        <w:rPr>
          <w:rFonts w:eastAsia="楷体_GB2312" w:hint="eastAsia"/>
          <w:sz w:val="28"/>
          <w:szCs w:val="28"/>
          <w:u w:val="single"/>
        </w:rPr>
        <w:t xml:space="preserve">   </w:t>
      </w:r>
      <w:r>
        <w:rPr>
          <w:rFonts w:eastAsia="楷体_GB2312" w:hint="eastAsia"/>
          <w:sz w:val="28"/>
          <w:szCs w:val="28"/>
          <w:u w:val="single"/>
        </w:rPr>
        <w:t>自动化</w:t>
      </w:r>
      <w:r>
        <w:rPr>
          <w:rFonts w:eastAsia="楷体_GB2312"/>
          <w:sz w:val="28"/>
          <w:szCs w:val="28"/>
          <w:u w:val="single"/>
        </w:rPr>
        <w:t xml:space="preserve">       </w:t>
      </w:r>
      <w:r w:rsidR="00A557A0">
        <w:rPr>
          <w:rFonts w:eastAsia="楷体_GB2312" w:hint="eastAsia"/>
          <w:sz w:val="28"/>
          <w:szCs w:val="28"/>
          <w:u w:val="single"/>
        </w:rPr>
        <w:t xml:space="preserve"> </w:t>
      </w:r>
    </w:p>
    <w:p w14:paraId="62D8B0E2" w14:textId="411D88CE" w:rsidR="002A0E40" w:rsidRDefault="00CD1BB4">
      <w:pPr>
        <w:rPr>
          <w:rFonts w:eastAsia="楷体_GB2312"/>
          <w:sz w:val="28"/>
          <w:szCs w:val="28"/>
        </w:rPr>
      </w:pPr>
      <w:r>
        <w:rPr>
          <w:rFonts w:eastAsia="楷体_GB2312"/>
          <w:sz w:val="28"/>
          <w:szCs w:val="28"/>
        </w:rPr>
        <w:t>实验时间</w:t>
      </w:r>
      <w:r>
        <w:rPr>
          <w:rFonts w:eastAsia="楷体_GB2312"/>
          <w:sz w:val="28"/>
          <w:szCs w:val="28"/>
          <w:u w:val="single"/>
        </w:rPr>
        <w:t xml:space="preserve"> </w:t>
      </w:r>
      <w:r w:rsidR="00F6255E">
        <w:rPr>
          <w:rFonts w:eastAsia="楷体_GB2312" w:hint="eastAsia"/>
          <w:sz w:val="28"/>
          <w:szCs w:val="28"/>
          <w:u w:val="single"/>
        </w:rPr>
        <w:t xml:space="preserve"> </w:t>
      </w:r>
      <w:r>
        <w:rPr>
          <w:rFonts w:eastAsia="楷体_GB2312" w:hint="eastAsia"/>
          <w:sz w:val="28"/>
          <w:szCs w:val="28"/>
          <w:u w:val="single"/>
        </w:rPr>
        <w:t>2026</w:t>
      </w:r>
      <w:r w:rsidR="00F6255E">
        <w:rPr>
          <w:rFonts w:eastAsia="楷体_GB2312" w:hint="eastAsia"/>
          <w:sz w:val="28"/>
          <w:szCs w:val="28"/>
          <w:u w:val="single"/>
        </w:rPr>
        <w:t xml:space="preserve">  </w:t>
      </w:r>
      <w:r>
        <w:rPr>
          <w:rFonts w:eastAsia="楷体_GB2312"/>
          <w:sz w:val="28"/>
          <w:szCs w:val="28"/>
        </w:rPr>
        <w:t>年</w:t>
      </w:r>
      <w:r>
        <w:rPr>
          <w:rFonts w:eastAsia="楷体_GB2312"/>
          <w:sz w:val="28"/>
          <w:szCs w:val="28"/>
          <w:u w:val="single"/>
        </w:rPr>
        <w:t xml:space="preserve"> </w:t>
      </w:r>
      <w:r w:rsidR="00F6255E">
        <w:rPr>
          <w:rFonts w:eastAsia="楷体_GB2312" w:hint="eastAsia"/>
          <w:sz w:val="28"/>
          <w:szCs w:val="28"/>
          <w:u w:val="single"/>
        </w:rPr>
        <w:t xml:space="preserve"> </w:t>
      </w:r>
      <w:r>
        <w:rPr>
          <w:rFonts w:eastAsia="楷体_GB2312" w:hint="eastAsia"/>
          <w:sz w:val="28"/>
          <w:szCs w:val="28"/>
          <w:u w:val="single"/>
        </w:rPr>
        <w:t>3</w:t>
      </w:r>
      <w:r w:rsidR="00F6255E">
        <w:rPr>
          <w:rFonts w:eastAsia="楷体_GB2312" w:hint="eastAsia"/>
          <w:sz w:val="28"/>
          <w:szCs w:val="28"/>
          <w:u w:val="single"/>
        </w:rPr>
        <w:t xml:space="preserve"> </w:t>
      </w:r>
      <w:r>
        <w:rPr>
          <w:rFonts w:eastAsia="楷体_GB2312"/>
          <w:sz w:val="28"/>
          <w:szCs w:val="28"/>
        </w:rPr>
        <w:t>月</w:t>
      </w:r>
      <w:r w:rsidR="00F6255E" w:rsidRPr="00F6255E">
        <w:rPr>
          <w:rFonts w:eastAsia="楷体_GB2312" w:hint="eastAsia"/>
          <w:sz w:val="28"/>
          <w:szCs w:val="28"/>
          <w:u w:val="single"/>
        </w:rPr>
        <w:t xml:space="preserve">  </w:t>
      </w:r>
      <w:r w:rsidR="00C12554">
        <w:rPr>
          <w:rFonts w:eastAsia="楷体_GB2312" w:hint="eastAsia"/>
          <w:sz w:val="28"/>
          <w:szCs w:val="28"/>
          <w:u w:val="single"/>
        </w:rPr>
        <w:t>27</w:t>
      </w:r>
      <w:r w:rsidR="00F6255E">
        <w:rPr>
          <w:rFonts w:eastAsia="楷体_GB2312" w:hint="eastAsia"/>
          <w:sz w:val="28"/>
          <w:szCs w:val="28"/>
          <w:u w:val="single"/>
        </w:rPr>
        <w:t xml:space="preserve">  </w:t>
      </w:r>
      <w:r>
        <w:rPr>
          <w:rFonts w:eastAsia="楷体_GB2312"/>
          <w:sz w:val="28"/>
          <w:szCs w:val="28"/>
        </w:rPr>
        <w:t>日</w:t>
      </w:r>
      <w:r>
        <w:rPr>
          <w:rFonts w:eastAsia="楷体_GB2312" w:hint="eastAsia"/>
          <w:sz w:val="28"/>
          <w:szCs w:val="28"/>
          <w:u w:val="single"/>
        </w:rPr>
        <w:t>下</w:t>
      </w:r>
      <w:r>
        <w:rPr>
          <w:rFonts w:eastAsia="楷体_GB2312"/>
          <w:sz w:val="28"/>
          <w:szCs w:val="28"/>
        </w:rPr>
        <w:t>午～</w:t>
      </w:r>
      <w:r w:rsidR="00F6255E">
        <w:rPr>
          <w:rFonts w:eastAsia="楷体_GB2312" w:hint="eastAsia"/>
          <w:sz w:val="28"/>
          <w:szCs w:val="28"/>
          <w:u w:val="single"/>
        </w:rPr>
        <w:t xml:space="preserve">  3  </w:t>
      </w:r>
      <w:r>
        <w:rPr>
          <w:rFonts w:eastAsia="楷体_GB2312"/>
          <w:sz w:val="28"/>
          <w:szCs w:val="28"/>
        </w:rPr>
        <w:t>月</w:t>
      </w:r>
      <w:r w:rsidR="00F6255E" w:rsidRPr="00F6255E">
        <w:rPr>
          <w:rFonts w:eastAsia="楷体_GB2312" w:hint="eastAsia"/>
          <w:sz w:val="28"/>
          <w:szCs w:val="28"/>
          <w:u w:val="single"/>
        </w:rPr>
        <w:t xml:space="preserve">  </w:t>
      </w:r>
      <w:r w:rsidR="00125E1E">
        <w:rPr>
          <w:rFonts w:eastAsia="楷体_GB2312" w:hint="eastAsia"/>
          <w:sz w:val="28"/>
          <w:szCs w:val="28"/>
          <w:u w:val="single"/>
        </w:rPr>
        <w:t>2</w:t>
      </w:r>
      <w:r w:rsidR="00C12554">
        <w:rPr>
          <w:rFonts w:eastAsia="楷体_GB2312" w:hint="eastAsia"/>
          <w:sz w:val="28"/>
          <w:szCs w:val="28"/>
          <w:u w:val="single"/>
        </w:rPr>
        <w:t>7</w:t>
      </w:r>
      <w:r w:rsidR="00F6255E" w:rsidRPr="00F6255E">
        <w:rPr>
          <w:rFonts w:eastAsia="楷体_GB2312" w:hint="eastAsia"/>
          <w:sz w:val="28"/>
          <w:szCs w:val="28"/>
          <w:u w:val="single"/>
        </w:rPr>
        <w:t xml:space="preserve">  </w:t>
      </w:r>
      <w:r>
        <w:rPr>
          <w:rFonts w:eastAsia="楷体_GB2312"/>
          <w:sz w:val="28"/>
          <w:szCs w:val="28"/>
        </w:rPr>
        <w:t>日</w:t>
      </w:r>
      <w:r>
        <w:rPr>
          <w:rFonts w:eastAsia="楷体_GB2312" w:hint="eastAsia"/>
          <w:sz w:val="28"/>
          <w:szCs w:val="28"/>
          <w:u w:val="single"/>
        </w:rPr>
        <w:t>下</w:t>
      </w:r>
      <w:r>
        <w:rPr>
          <w:rFonts w:eastAsia="楷体_GB2312"/>
          <w:sz w:val="28"/>
          <w:szCs w:val="28"/>
        </w:rPr>
        <w:t>午</w:t>
      </w:r>
    </w:p>
    <w:p w14:paraId="2E06BC2C" w14:textId="77777777" w:rsidR="002A0E40" w:rsidRDefault="00CD1BB4">
      <w:pPr>
        <w:numPr>
          <w:ilvl w:val="0"/>
          <w:numId w:val="1"/>
        </w:numPr>
        <w:spacing w:line="360" w:lineRule="auto"/>
        <w:rPr>
          <w:b/>
          <w:sz w:val="28"/>
          <w:szCs w:val="28"/>
        </w:rPr>
      </w:pPr>
      <w:r>
        <w:rPr>
          <w:rFonts w:hint="eastAsia"/>
          <w:b/>
          <w:sz w:val="28"/>
          <w:szCs w:val="28"/>
        </w:rPr>
        <w:t>实验目的</w:t>
      </w:r>
    </w:p>
    <w:p w14:paraId="3E5EAE23" w14:textId="494A6B40" w:rsidR="00D60F80" w:rsidRPr="00D60F80" w:rsidRDefault="00D60F80" w:rsidP="00D60F80">
      <w:pPr>
        <w:pStyle w:val="a4"/>
        <w:widowControl/>
        <w:numPr>
          <w:ilvl w:val="0"/>
          <w:numId w:val="8"/>
        </w:numPr>
        <w:ind w:firstLineChars="0"/>
        <w:jc w:val="left"/>
        <w:rPr>
          <w:rFonts w:ascii="宋体" w:hAnsi="宋体" w:cs="宋体"/>
          <w:kern w:val="0"/>
          <w:sz w:val="24"/>
        </w:rPr>
      </w:pPr>
      <w:r w:rsidRPr="00D60F80">
        <w:rPr>
          <w:rFonts w:ascii="宋体" w:hAnsi="宋体" w:cs="宋体"/>
          <w:kern w:val="0"/>
          <w:sz w:val="24"/>
        </w:rPr>
        <w:t xml:space="preserve">掌握基于 OpenCV 与 NumPy 的图像增强核心算法原理与实现，包括全局直方图均衡、CLAHE、均值滤波、高斯滤波、中值滤波、拉普拉斯锐化及组合增强方法。 </w:t>
      </w:r>
    </w:p>
    <w:p w14:paraId="514B3B4C" w14:textId="54E3FC14" w:rsidR="00D60F80" w:rsidRPr="00D60F80" w:rsidRDefault="00D60F80" w:rsidP="00D60F80">
      <w:pPr>
        <w:pStyle w:val="a4"/>
        <w:widowControl/>
        <w:numPr>
          <w:ilvl w:val="0"/>
          <w:numId w:val="8"/>
        </w:numPr>
        <w:ind w:firstLineChars="0"/>
        <w:jc w:val="left"/>
        <w:rPr>
          <w:rFonts w:ascii="宋体" w:hAnsi="宋体" w:cs="宋体"/>
          <w:kern w:val="0"/>
          <w:sz w:val="24"/>
        </w:rPr>
      </w:pPr>
      <w:r w:rsidRPr="00D60F80">
        <w:rPr>
          <w:rFonts w:ascii="宋体" w:hAnsi="宋体" w:cs="宋体"/>
          <w:kern w:val="0"/>
          <w:sz w:val="24"/>
        </w:rPr>
        <w:t>对比不同算法、不同参数</w:t>
      </w:r>
      <w:proofErr w:type="gramStart"/>
      <w:r w:rsidRPr="00D60F80">
        <w:rPr>
          <w:rFonts w:ascii="宋体" w:hAnsi="宋体" w:cs="宋体"/>
          <w:kern w:val="0"/>
          <w:sz w:val="24"/>
        </w:rPr>
        <w:t>对含噪</w:t>
      </w:r>
      <w:proofErr w:type="gramEnd"/>
      <w:r w:rsidRPr="00D60F80">
        <w:rPr>
          <w:rFonts w:ascii="宋体" w:hAnsi="宋体" w:cs="宋体"/>
          <w:kern w:val="0"/>
          <w:sz w:val="24"/>
        </w:rPr>
        <w:t xml:space="preserve"> / 低对比度图像的增强效果，分析实验现象背后的原理。 </w:t>
      </w:r>
    </w:p>
    <w:p w14:paraId="13AD4C5C" w14:textId="77777777" w:rsidR="00D60F80" w:rsidRDefault="00D60F80" w:rsidP="00D60F80">
      <w:pPr>
        <w:pStyle w:val="a4"/>
        <w:widowControl/>
        <w:numPr>
          <w:ilvl w:val="0"/>
          <w:numId w:val="8"/>
        </w:numPr>
        <w:ind w:firstLineChars="0"/>
        <w:jc w:val="left"/>
        <w:rPr>
          <w:rFonts w:ascii="宋体" w:hAnsi="宋体" w:cs="宋体"/>
          <w:kern w:val="0"/>
          <w:sz w:val="24"/>
        </w:rPr>
      </w:pPr>
      <w:r w:rsidRPr="00D60F80">
        <w:rPr>
          <w:rFonts w:ascii="宋体" w:hAnsi="宋体" w:cs="宋体"/>
          <w:kern w:val="0"/>
          <w:sz w:val="24"/>
        </w:rPr>
        <w:t>掌握 PSNR、SSIM 两项定量评价指标的计算与应用，从主观视觉与客观数据两个维</w:t>
      </w:r>
      <w:proofErr w:type="gramStart"/>
      <w:r w:rsidRPr="00D60F80">
        <w:rPr>
          <w:rFonts w:ascii="宋体" w:hAnsi="宋体" w:cs="宋体"/>
          <w:kern w:val="0"/>
          <w:sz w:val="24"/>
        </w:rPr>
        <w:t>度全面</w:t>
      </w:r>
      <w:proofErr w:type="gramEnd"/>
      <w:r w:rsidRPr="00D60F80">
        <w:rPr>
          <w:rFonts w:ascii="宋体" w:hAnsi="宋体" w:cs="宋体"/>
          <w:kern w:val="0"/>
          <w:sz w:val="24"/>
        </w:rPr>
        <w:t xml:space="preserve">评估增强效果。 </w:t>
      </w:r>
    </w:p>
    <w:p w14:paraId="16BAC407" w14:textId="52A6C3D6" w:rsidR="00D60F80" w:rsidRPr="00D60F80" w:rsidRDefault="00D60F80" w:rsidP="00D60F80">
      <w:pPr>
        <w:pStyle w:val="a4"/>
        <w:widowControl/>
        <w:numPr>
          <w:ilvl w:val="0"/>
          <w:numId w:val="8"/>
        </w:numPr>
        <w:ind w:firstLineChars="0"/>
        <w:jc w:val="left"/>
        <w:rPr>
          <w:rFonts w:ascii="宋体" w:hAnsi="宋体" w:cs="宋体" w:hint="eastAsia"/>
          <w:kern w:val="0"/>
          <w:sz w:val="24"/>
        </w:rPr>
      </w:pPr>
      <w:r w:rsidRPr="00D60F80">
        <w:rPr>
          <w:rFonts w:ascii="宋体" w:hAnsi="宋体" w:cs="宋体"/>
          <w:kern w:val="0"/>
          <w:sz w:val="24"/>
        </w:rPr>
        <w:t>完成至少一个算法的手动实现，深入理解图像增强的底层逻辑，满足课程实践要求。</w:t>
      </w:r>
    </w:p>
    <w:p w14:paraId="59BE3225" w14:textId="1935EAB9" w:rsidR="003A73E0" w:rsidRDefault="003A73E0" w:rsidP="003A73E0">
      <w:pPr>
        <w:numPr>
          <w:ilvl w:val="0"/>
          <w:numId w:val="1"/>
        </w:numPr>
        <w:spacing w:line="360" w:lineRule="auto"/>
        <w:rPr>
          <w:b/>
          <w:sz w:val="28"/>
          <w:szCs w:val="28"/>
        </w:rPr>
      </w:pPr>
      <w:r>
        <w:rPr>
          <w:rFonts w:hint="eastAsia"/>
          <w:b/>
          <w:sz w:val="28"/>
          <w:szCs w:val="28"/>
        </w:rPr>
        <w:t>实验</w:t>
      </w:r>
      <w:r w:rsidR="00D60F80">
        <w:rPr>
          <w:rFonts w:hint="eastAsia"/>
          <w:b/>
          <w:sz w:val="28"/>
          <w:szCs w:val="28"/>
        </w:rPr>
        <w:t>环境</w:t>
      </w:r>
    </w:p>
    <w:p w14:paraId="62C51D93" w14:textId="23EFE035" w:rsidR="00D60F80" w:rsidRPr="00D60F80" w:rsidRDefault="00D60F80" w:rsidP="00D60F80">
      <w:pPr>
        <w:pStyle w:val="a4"/>
        <w:widowControl/>
        <w:numPr>
          <w:ilvl w:val="0"/>
          <w:numId w:val="9"/>
        </w:numPr>
        <w:ind w:firstLineChars="0"/>
        <w:jc w:val="left"/>
        <w:rPr>
          <w:rFonts w:ascii="宋体" w:hAnsi="宋体" w:cs="宋体"/>
          <w:kern w:val="0"/>
          <w:sz w:val="24"/>
        </w:rPr>
      </w:pPr>
      <w:r w:rsidRPr="00D60F80">
        <w:rPr>
          <w:rFonts w:ascii="宋体" w:hAnsi="宋体" w:cs="宋体"/>
          <w:kern w:val="0"/>
          <w:sz w:val="24"/>
        </w:rPr>
        <w:t xml:space="preserve">编程语言：Python 3.10 </w:t>
      </w:r>
    </w:p>
    <w:p w14:paraId="734AC692" w14:textId="0A7E3D62" w:rsidR="00D60F80" w:rsidRPr="00D60F80" w:rsidRDefault="00D60F80" w:rsidP="00D60F80">
      <w:pPr>
        <w:pStyle w:val="a4"/>
        <w:widowControl/>
        <w:numPr>
          <w:ilvl w:val="0"/>
          <w:numId w:val="9"/>
        </w:numPr>
        <w:ind w:firstLineChars="0"/>
        <w:jc w:val="left"/>
        <w:rPr>
          <w:rFonts w:ascii="宋体" w:hAnsi="宋体" w:cs="宋体"/>
          <w:kern w:val="0"/>
          <w:sz w:val="24"/>
        </w:rPr>
      </w:pPr>
      <w:r w:rsidRPr="00D60F80">
        <w:rPr>
          <w:rFonts w:ascii="宋体" w:hAnsi="宋体" w:cs="宋体"/>
          <w:kern w:val="0"/>
          <w:sz w:val="24"/>
        </w:rPr>
        <w:t xml:space="preserve">核心依赖库：OpenCV 4.8.0、NumPy 1.26.0、Matplotlib 3.8.0、scikit-image 0.22.0 </w:t>
      </w:r>
    </w:p>
    <w:p w14:paraId="2B16FD2A" w14:textId="06026AFB" w:rsidR="00D60F80" w:rsidRPr="00D60F80" w:rsidRDefault="00D60F80" w:rsidP="00D60F80">
      <w:pPr>
        <w:pStyle w:val="a4"/>
        <w:widowControl/>
        <w:numPr>
          <w:ilvl w:val="0"/>
          <w:numId w:val="9"/>
        </w:numPr>
        <w:ind w:firstLineChars="0"/>
        <w:jc w:val="left"/>
        <w:rPr>
          <w:rFonts w:ascii="宋体" w:hAnsi="宋体" w:cs="宋体" w:hint="eastAsia"/>
          <w:kern w:val="0"/>
          <w:sz w:val="24"/>
        </w:rPr>
      </w:pPr>
      <w:r w:rsidRPr="00D60F80">
        <w:rPr>
          <w:rFonts w:ascii="宋体" w:hAnsi="宋体" w:cs="宋体"/>
          <w:kern w:val="0"/>
          <w:sz w:val="24"/>
        </w:rPr>
        <w:t>运行环境：WSL Ubuntu 22.04，Intel CPU</w:t>
      </w:r>
    </w:p>
    <w:p w14:paraId="290DF3D5" w14:textId="680F2984" w:rsidR="00D60F80" w:rsidRDefault="00D60F80" w:rsidP="003A73E0">
      <w:pPr>
        <w:numPr>
          <w:ilvl w:val="0"/>
          <w:numId w:val="1"/>
        </w:numPr>
        <w:spacing w:line="360" w:lineRule="auto"/>
        <w:rPr>
          <w:b/>
          <w:sz w:val="28"/>
          <w:szCs w:val="28"/>
        </w:rPr>
      </w:pPr>
      <w:r>
        <w:rPr>
          <w:rFonts w:hint="eastAsia"/>
          <w:b/>
          <w:sz w:val="28"/>
          <w:szCs w:val="28"/>
        </w:rPr>
        <w:t>实验原理</w:t>
      </w:r>
    </w:p>
    <w:p w14:paraId="71D28021" w14:textId="0EA3406F" w:rsidR="00D60F80" w:rsidRPr="00D60F80" w:rsidRDefault="00D60F80" w:rsidP="00D60F80">
      <w:pPr>
        <w:pStyle w:val="a4"/>
        <w:widowControl/>
        <w:numPr>
          <w:ilvl w:val="0"/>
          <w:numId w:val="14"/>
        </w:numPr>
        <w:ind w:firstLineChars="0"/>
        <w:jc w:val="left"/>
        <w:rPr>
          <w:rFonts w:ascii="宋体" w:hAnsi="宋体" w:cs="宋体"/>
          <w:kern w:val="0"/>
          <w:sz w:val="24"/>
        </w:rPr>
      </w:pPr>
      <w:r w:rsidRPr="00D60F80">
        <w:rPr>
          <w:rFonts w:ascii="宋体" w:hAnsi="宋体" w:cs="宋体"/>
          <w:kern w:val="0"/>
          <w:sz w:val="24"/>
        </w:rPr>
        <w:t>全局直方图均衡</w:t>
      </w:r>
    </w:p>
    <w:p w14:paraId="338A5A84" w14:textId="04942C1F" w:rsidR="00D60F80" w:rsidRDefault="00D60F80" w:rsidP="00D60F80">
      <w:pPr>
        <w:pStyle w:val="a4"/>
        <w:widowControl/>
        <w:ind w:left="440" w:firstLineChars="0" w:firstLine="0"/>
        <w:jc w:val="left"/>
        <w:rPr>
          <w:rFonts w:ascii="宋体" w:hAnsi="宋体" w:cs="宋体"/>
          <w:kern w:val="0"/>
          <w:sz w:val="24"/>
        </w:rPr>
      </w:pPr>
      <w:r w:rsidRPr="00D60F80">
        <w:rPr>
          <w:rFonts w:ascii="宋体" w:hAnsi="宋体" w:cs="宋体"/>
          <w:kern w:val="0"/>
          <w:sz w:val="24"/>
        </w:rPr>
        <w:t>全局直方图均衡通过将图像的灰度直方图从集中分布拉伸为均匀分布，实现全局对比度提升。核心步骤为：计算图像灰度直方图→计算累计分布函数(CDF)→通过CDF完成灰度映射。</w:t>
      </w:r>
      <w:r w:rsidR="00FB5ED5">
        <w:rPr>
          <w:rFonts w:ascii="宋体" w:hAnsi="宋体" w:cs="宋体" w:hint="eastAsia"/>
          <w:kern w:val="0"/>
          <w:sz w:val="24"/>
        </w:rPr>
        <w:t>公式如下：</w:t>
      </w:r>
    </w:p>
    <w:p w14:paraId="55781B66" w14:textId="3FF422ED" w:rsidR="00FB5ED5" w:rsidRPr="00FB5ED5" w:rsidRDefault="00FB5ED5" w:rsidP="00D60F80">
      <w:pPr>
        <w:pStyle w:val="a4"/>
        <w:widowControl/>
        <w:ind w:left="440" w:firstLineChars="0" w:firstLine="0"/>
        <w:jc w:val="left"/>
        <w:rPr>
          <w:rFonts w:ascii="宋体" w:hAnsi="宋体" w:cs="宋体"/>
          <w:kern w:val="0"/>
          <w:sz w:val="24"/>
        </w:rPr>
      </w:pPr>
      <m:oMathPara>
        <m:oMath>
          <m:sSub>
            <m:sSubPr>
              <m:ctrlPr>
                <w:rPr>
                  <w:rFonts w:ascii="Cambria Math" w:hAnsi="Cambria Math" w:cs="宋体"/>
                  <w:i/>
                  <w:kern w:val="0"/>
                  <w:sz w:val="24"/>
                </w:rPr>
              </m:ctrlPr>
            </m:sSubPr>
            <m:e>
              <m:r>
                <w:rPr>
                  <w:rFonts w:ascii="Cambria Math" w:hAnsi="Cambria Math" w:cs="宋体"/>
                  <w:kern w:val="0"/>
                  <w:sz w:val="24"/>
                </w:rPr>
                <m:t>s</m:t>
              </m:r>
            </m:e>
            <m:sub>
              <m:r>
                <w:rPr>
                  <w:rFonts w:ascii="Cambria Math" w:hAnsi="Cambria Math" w:cs="宋体"/>
                  <w:kern w:val="0"/>
                  <w:sz w:val="24"/>
                </w:rPr>
                <m:t>k</m:t>
              </m:r>
            </m:sub>
          </m:sSub>
          <m:r>
            <w:rPr>
              <w:rFonts w:ascii="Cambria Math" w:hAnsi="Cambria Math" w:cs="宋体"/>
              <w:kern w:val="0"/>
              <w:sz w:val="24"/>
            </w:rPr>
            <m:t>=</m:t>
          </m:r>
          <m:f>
            <m:fPr>
              <m:ctrlPr>
                <w:rPr>
                  <w:rFonts w:ascii="Cambria Math" w:hAnsi="Cambria Math" w:cs="宋体"/>
                  <w:i/>
                  <w:kern w:val="0"/>
                  <w:sz w:val="24"/>
                </w:rPr>
              </m:ctrlPr>
            </m:fPr>
            <m:num>
              <m:d>
                <m:dPr>
                  <m:ctrlPr>
                    <w:rPr>
                      <w:rFonts w:ascii="Cambria Math" w:hAnsi="Cambria Math" w:cs="宋体"/>
                      <w:i/>
                      <w:kern w:val="0"/>
                      <w:sz w:val="24"/>
                    </w:rPr>
                  </m:ctrlPr>
                </m:dPr>
                <m:e>
                  <m:r>
                    <w:rPr>
                      <w:rFonts w:ascii="Cambria Math" w:hAnsi="Cambria Math" w:cs="宋体" w:hint="eastAsia"/>
                      <w:kern w:val="0"/>
                      <w:sz w:val="24"/>
                    </w:rPr>
                    <m:t>c</m:t>
                  </m:r>
                  <m:r>
                    <w:rPr>
                      <w:rFonts w:ascii="Cambria Math" w:hAnsi="Cambria Math" w:cs="宋体"/>
                      <w:kern w:val="0"/>
                      <w:sz w:val="24"/>
                    </w:rPr>
                    <m:t>ⅆf</m:t>
                  </m:r>
                  <m:d>
                    <m:dPr>
                      <m:ctrlPr>
                        <w:rPr>
                          <w:rFonts w:ascii="Cambria Math" w:hAnsi="Cambria Math" w:cs="宋体"/>
                          <w:i/>
                          <w:kern w:val="0"/>
                          <w:sz w:val="24"/>
                        </w:rPr>
                      </m:ctrlPr>
                    </m:dPr>
                    <m:e>
                      <m:r>
                        <w:rPr>
                          <w:rFonts w:ascii="Cambria Math" w:hAnsi="Cambria Math" w:cs="宋体"/>
                          <w:kern w:val="0"/>
                          <w:sz w:val="24"/>
                        </w:rPr>
                        <m:t>k</m:t>
                      </m:r>
                    </m:e>
                  </m:d>
                  <m:r>
                    <w:rPr>
                      <w:rFonts w:ascii="Cambria Math" w:hAnsi="Cambria Math" w:cs="宋体"/>
                      <w:kern w:val="0"/>
                      <w:sz w:val="24"/>
                    </w:rPr>
                    <m:t>-</m:t>
                  </m:r>
                  <m:r>
                    <w:rPr>
                      <w:rFonts w:ascii="Cambria Math" w:hAnsi="Cambria Math" w:cs="宋体"/>
                      <w:kern w:val="0"/>
                      <w:sz w:val="24"/>
                    </w:rPr>
                    <m:t>c</m:t>
                  </m:r>
                  <m:r>
                    <w:rPr>
                      <w:rFonts w:ascii="Cambria Math" w:hAnsi="Cambria Math" w:cs="宋体"/>
                      <w:kern w:val="0"/>
                      <w:sz w:val="24"/>
                    </w:rPr>
                    <m:t>ⅆ</m:t>
                  </m:r>
                  <m:sSub>
                    <m:sSubPr>
                      <m:ctrlPr>
                        <w:rPr>
                          <w:rFonts w:ascii="Cambria Math" w:hAnsi="Cambria Math" w:cs="宋体"/>
                          <w:i/>
                          <w:kern w:val="0"/>
                          <w:sz w:val="24"/>
                        </w:rPr>
                      </m:ctrlPr>
                    </m:sSubPr>
                    <m:e>
                      <m:r>
                        <w:rPr>
                          <w:rFonts w:ascii="Cambria Math" w:hAnsi="Cambria Math" w:cs="宋体"/>
                          <w:kern w:val="0"/>
                          <w:sz w:val="24"/>
                        </w:rPr>
                        <m:t>f</m:t>
                      </m:r>
                    </m:e>
                    <m:sub>
                      <m:r>
                        <w:rPr>
                          <w:rFonts w:ascii="Cambria Math" w:hAnsi="Cambria Math" w:cs="宋体"/>
                          <w:kern w:val="0"/>
                          <w:sz w:val="24"/>
                        </w:rPr>
                        <m:t>min</m:t>
                      </m:r>
                    </m:sub>
                  </m:sSub>
                </m:e>
              </m:d>
              <m:r>
                <w:rPr>
                  <w:rFonts w:ascii="Cambria Math" w:hAnsi="Cambria Math" w:cs="宋体"/>
                  <w:kern w:val="0"/>
                  <w:sz w:val="24"/>
                </w:rPr>
                <m:t>×255</m:t>
              </m:r>
            </m:num>
            <m:den>
              <m:r>
                <w:rPr>
                  <w:rFonts w:ascii="Cambria Math" w:hAnsi="Cambria Math" w:cs="宋体"/>
                  <w:kern w:val="0"/>
                  <w:sz w:val="24"/>
                </w:rPr>
                <m:t>H</m:t>
              </m:r>
              <m:r>
                <w:rPr>
                  <w:rFonts w:ascii="Cambria Math" w:hAnsi="Cambria Math" w:cs="宋体"/>
                  <w:kern w:val="0"/>
                  <w:sz w:val="24"/>
                </w:rPr>
                <m:t>×</m:t>
              </m:r>
              <m:r>
                <w:rPr>
                  <w:rFonts w:ascii="Cambria Math" w:hAnsi="Cambria Math" w:cs="宋体"/>
                  <w:kern w:val="0"/>
                  <w:sz w:val="24"/>
                </w:rPr>
                <m:t>W-</m:t>
              </m:r>
              <m:r>
                <w:rPr>
                  <w:rFonts w:ascii="Cambria Math" w:hAnsi="Cambria Math" w:cs="宋体"/>
                  <w:kern w:val="0"/>
                  <w:sz w:val="24"/>
                </w:rPr>
                <m:t>c</m:t>
              </m:r>
              <m:r>
                <w:rPr>
                  <w:rFonts w:ascii="Cambria Math" w:hAnsi="Cambria Math" w:cs="宋体"/>
                  <w:kern w:val="0"/>
                  <w:sz w:val="24"/>
                </w:rPr>
                <m:t>ⅆ</m:t>
              </m:r>
              <m:sSub>
                <m:sSubPr>
                  <m:ctrlPr>
                    <w:rPr>
                      <w:rFonts w:ascii="Cambria Math" w:hAnsi="Cambria Math" w:cs="宋体"/>
                      <w:i/>
                      <w:kern w:val="0"/>
                      <w:sz w:val="24"/>
                    </w:rPr>
                  </m:ctrlPr>
                </m:sSubPr>
                <m:e>
                  <m:r>
                    <w:rPr>
                      <w:rFonts w:ascii="Cambria Math" w:hAnsi="Cambria Math" w:cs="宋体"/>
                      <w:kern w:val="0"/>
                      <w:sz w:val="24"/>
                    </w:rPr>
                    <m:t>f</m:t>
                  </m:r>
                </m:e>
                <m:sub>
                  <m:r>
                    <w:rPr>
                      <w:rFonts w:ascii="Cambria Math" w:hAnsi="Cambria Math" w:cs="宋体"/>
                      <w:kern w:val="0"/>
                      <w:sz w:val="24"/>
                    </w:rPr>
                    <m:t>min</m:t>
                  </m:r>
                </m:sub>
              </m:sSub>
            </m:den>
          </m:f>
        </m:oMath>
      </m:oMathPara>
    </w:p>
    <w:p w14:paraId="79765995" w14:textId="475C47F6" w:rsidR="00FB5ED5" w:rsidRPr="005610E7" w:rsidRDefault="00FB5ED5" w:rsidP="005610E7">
      <w:pPr>
        <w:pStyle w:val="a4"/>
        <w:ind w:left="440" w:firstLine="480"/>
        <w:rPr>
          <w:rFonts w:ascii="宋体" w:hAnsi="宋体" w:cs="宋体" w:hint="eastAsia"/>
          <w:kern w:val="0"/>
          <w:sz w:val="24"/>
        </w:rPr>
      </w:pPr>
      <w:r w:rsidRPr="00FB5ED5">
        <w:rPr>
          <w:rFonts w:ascii="宋体" w:hAnsi="宋体" w:cs="宋体"/>
          <w:kern w:val="0"/>
          <w:sz w:val="24"/>
        </w:rPr>
        <w:t>其中</w:t>
      </w:r>
      <w:proofErr w:type="spellStart"/>
      <w:r w:rsidRPr="00FB5ED5">
        <w:rPr>
          <w:rFonts w:ascii="宋体" w:hAnsi="宋体" w:cs="宋体"/>
          <w:kern w:val="0"/>
          <w:sz w:val="24"/>
        </w:rPr>
        <w:t>cdf</w:t>
      </w:r>
      <w:proofErr w:type="spellEnd"/>
      <w:r w:rsidRPr="00FB5ED5">
        <w:rPr>
          <w:rFonts w:ascii="宋体" w:hAnsi="宋体" w:cs="宋体"/>
          <w:kern w:val="0"/>
          <w:sz w:val="24"/>
        </w:rPr>
        <w:t>(k)为灰度级k的累计分布，</w:t>
      </w:r>
      <w:proofErr w:type="spellStart"/>
      <w:r w:rsidRPr="00FB5ED5">
        <w:rPr>
          <w:rFonts w:ascii="宋体" w:hAnsi="宋体" w:cs="宋体"/>
          <w:kern w:val="0"/>
          <w:sz w:val="24"/>
        </w:rPr>
        <w:t>cdfmin</w:t>
      </w:r>
      <w:proofErr w:type="spellEnd"/>
      <w:proofErr w:type="gramStart"/>
      <w:r w:rsidRPr="00FB5ED5">
        <w:rPr>
          <w:rFonts w:ascii="宋体" w:hAnsi="宋体" w:cs="宋体"/>
          <w:kern w:val="0"/>
          <w:sz w:val="24"/>
        </w:rPr>
        <w:t>为非零最小</w:t>
      </w:r>
      <w:proofErr w:type="gramEnd"/>
      <w:r w:rsidRPr="00FB5ED5">
        <w:rPr>
          <w:rFonts w:ascii="宋体" w:hAnsi="宋体" w:cs="宋体"/>
          <w:kern w:val="0"/>
          <w:sz w:val="24"/>
        </w:rPr>
        <w:t>累计值，</w:t>
      </w:r>
      <w:r w:rsidR="005610E7">
        <w:rPr>
          <w:rFonts w:ascii="宋体" w:hAnsi="宋体" w:cs="宋体" w:hint="eastAsia"/>
          <w:kern w:val="0"/>
          <w:sz w:val="24"/>
        </w:rPr>
        <w:t>H</w:t>
      </w:r>
      <w:r w:rsidRPr="00FB5ED5">
        <w:rPr>
          <w:rFonts w:ascii="宋体" w:hAnsi="宋体" w:cs="宋体"/>
          <w:kern w:val="0"/>
          <w:sz w:val="24"/>
        </w:rPr>
        <w:t>、</w:t>
      </w:r>
      <w:r w:rsidR="005610E7">
        <w:rPr>
          <w:rFonts w:ascii="宋体" w:hAnsi="宋体" w:cs="宋体" w:hint="eastAsia"/>
          <w:kern w:val="0"/>
          <w:sz w:val="24"/>
        </w:rPr>
        <w:t>W</w:t>
      </w:r>
      <w:r w:rsidRPr="00FB5ED5">
        <w:rPr>
          <w:rFonts w:ascii="宋体" w:hAnsi="宋体" w:cs="宋体"/>
          <w:kern w:val="0"/>
          <w:sz w:val="24"/>
        </w:rPr>
        <w:t>为图像高、宽。</w:t>
      </w:r>
    </w:p>
    <w:p w14:paraId="5DBF3C6A" w14:textId="5AF9B41D" w:rsidR="00D60F80" w:rsidRPr="00D60F80" w:rsidRDefault="00D60F80" w:rsidP="00D60F80">
      <w:pPr>
        <w:pStyle w:val="a4"/>
        <w:widowControl/>
        <w:numPr>
          <w:ilvl w:val="0"/>
          <w:numId w:val="14"/>
        </w:numPr>
        <w:ind w:firstLineChars="0"/>
        <w:jc w:val="left"/>
        <w:rPr>
          <w:rFonts w:ascii="宋体" w:hAnsi="宋体" w:cs="宋体"/>
          <w:kern w:val="0"/>
          <w:sz w:val="24"/>
        </w:rPr>
      </w:pPr>
      <w:r w:rsidRPr="00D60F80">
        <w:rPr>
          <w:rFonts w:ascii="宋体" w:hAnsi="宋体" w:cs="宋体"/>
          <w:kern w:val="0"/>
          <w:sz w:val="24"/>
        </w:rPr>
        <w:t>CLAHE（限制对比度自适应直方图均衡）</w:t>
      </w:r>
    </w:p>
    <w:p w14:paraId="0C7D8CC5" w14:textId="19EBFAD4" w:rsidR="00D60F80" w:rsidRPr="00D60F80" w:rsidRDefault="00D60F80" w:rsidP="00D60F80">
      <w:pPr>
        <w:pStyle w:val="a4"/>
        <w:widowControl/>
        <w:ind w:left="440" w:firstLineChars="0" w:firstLine="0"/>
        <w:jc w:val="left"/>
        <w:rPr>
          <w:rFonts w:ascii="宋体" w:hAnsi="宋体" w:cs="宋体"/>
          <w:kern w:val="0"/>
          <w:sz w:val="24"/>
        </w:rPr>
      </w:pPr>
      <w:r w:rsidRPr="00D60F80">
        <w:rPr>
          <w:rFonts w:ascii="宋体" w:hAnsi="宋体" w:cs="宋体"/>
          <w:kern w:val="0"/>
          <w:sz w:val="24"/>
        </w:rPr>
        <w:lastRenderedPageBreak/>
        <w:t>CLAHE针对全局均衡易过增强、放大噪声的问题，将图像分块进行局部直方图均衡，并通过对比度限制(</w:t>
      </w:r>
      <w:proofErr w:type="spellStart"/>
      <w:r w:rsidRPr="00D60F80">
        <w:rPr>
          <w:rFonts w:ascii="宋体" w:hAnsi="宋体" w:cs="宋体"/>
          <w:kern w:val="0"/>
          <w:sz w:val="24"/>
        </w:rPr>
        <w:t>clipLimit</w:t>
      </w:r>
      <w:proofErr w:type="spellEnd"/>
      <w:r w:rsidRPr="00D60F80">
        <w:rPr>
          <w:rFonts w:ascii="宋体" w:hAnsi="宋体" w:cs="宋体"/>
          <w:kern w:val="0"/>
          <w:sz w:val="24"/>
        </w:rPr>
        <w:t>)避免局部过度增强，同时进行插值消除分块边界，实现更自然的局部对比度提升。</w:t>
      </w:r>
    </w:p>
    <w:p w14:paraId="478E2860" w14:textId="3E16636E" w:rsidR="00D60F80" w:rsidRPr="00D60F80" w:rsidRDefault="00D60F80" w:rsidP="00D60F80">
      <w:pPr>
        <w:pStyle w:val="a4"/>
        <w:widowControl/>
        <w:numPr>
          <w:ilvl w:val="0"/>
          <w:numId w:val="14"/>
        </w:numPr>
        <w:ind w:firstLineChars="0"/>
        <w:jc w:val="left"/>
        <w:rPr>
          <w:rFonts w:ascii="宋体" w:hAnsi="宋体" w:cs="宋体"/>
          <w:kern w:val="0"/>
          <w:sz w:val="24"/>
        </w:rPr>
      </w:pPr>
      <w:proofErr w:type="gramStart"/>
      <w:r w:rsidRPr="00D60F80">
        <w:rPr>
          <w:rFonts w:ascii="宋体" w:hAnsi="宋体" w:cs="宋体"/>
          <w:kern w:val="0"/>
          <w:sz w:val="24"/>
        </w:rPr>
        <w:t>滤波去噪算法</w:t>
      </w:r>
      <w:proofErr w:type="gramEnd"/>
    </w:p>
    <w:p w14:paraId="33AFB74E" w14:textId="5D179FCC" w:rsidR="00D60F80" w:rsidRPr="00D60F80" w:rsidRDefault="00D60F80" w:rsidP="00D60F80">
      <w:pPr>
        <w:pStyle w:val="a4"/>
        <w:widowControl/>
        <w:numPr>
          <w:ilvl w:val="0"/>
          <w:numId w:val="15"/>
        </w:numPr>
        <w:ind w:firstLineChars="0"/>
        <w:jc w:val="left"/>
        <w:rPr>
          <w:rFonts w:ascii="宋体" w:hAnsi="宋体" w:cs="宋体"/>
          <w:kern w:val="0"/>
          <w:sz w:val="24"/>
        </w:rPr>
      </w:pPr>
      <w:r w:rsidRPr="00D60F80">
        <w:rPr>
          <w:rFonts w:ascii="宋体" w:hAnsi="宋体" w:cs="宋体"/>
          <w:kern w:val="0"/>
          <w:sz w:val="24"/>
        </w:rPr>
        <w:t>均值滤波：构造</w:t>
      </w:r>
      <w:proofErr w:type="spellStart"/>
      <w:r w:rsidRPr="00D60F80">
        <w:rPr>
          <w:rFonts w:ascii="宋体" w:hAnsi="宋体" w:cs="宋体"/>
          <w:kern w:val="0"/>
          <w:sz w:val="24"/>
        </w:rPr>
        <w:t>k×k</w:t>
      </w:r>
      <w:proofErr w:type="spellEnd"/>
      <w:r w:rsidRPr="00D60F80">
        <w:rPr>
          <w:rFonts w:ascii="宋体" w:hAnsi="宋体" w:cs="宋体"/>
          <w:kern w:val="0"/>
          <w:sz w:val="24"/>
        </w:rPr>
        <w:t>均值核，通过卷积操作将中心像素替换为邻域像素平均值，实现</w:t>
      </w:r>
      <w:proofErr w:type="gramStart"/>
      <w:r w:rsidRPr="00D60F80">
        <w:rPr>
          <w:rFonts w:ascii="宋体" w:hAnsi="宋体" w:cs="宋体"/>
          <w:kern w:val="0"/>
          <w:sz w:val="24"/>
        </w:rPr>
        <w:t>平滑去噪</w:t>
      </w:r>
      <w:proofErr w:type="gramEnd"/>
      <w:r w:rsidRPr="00D60F80">
        <w:rPr>
          <w:rFonts w:ascii="宋体" w:hAnsi="宋体" w:cs="宋体"/>
          <w:kern w:val="0"/>
          <w:sz w:val="24"/>
        </w:rPr>
        <w:t>，本次实验</w:t>
      </w:r>
      <w:proofErr w:type="gramStart"/>
      <w:r w:rsidRPr="00D60F80">
        <w:rPr>
          <w:rFonts w:ascii="宋体" w:hAnsi="宋体" w:cs="宋体"/>
          <w:kern w:val="0"/>
          <w:sz w:val="24"/>
        </w:rPr>
        <w:t>手动实现</w:t>
      </w:r>
      <w:proofErr w:type="gramEnd"/>
      <w:r w:rsidRPr="00D60F80">
        <w:rPr>
          <w:rFonts w:ascii="宋体" w:hAnsi="宋体" w:cs="宋体"/>
          <w:kern w:val="0"/>
          <w:sz w:val="24"/>
        </w:rPr>
        <w:t>了该算法。</w:t>
      </w:r>
    </w:p>
    <w:p w14:paraId="7717E94C" w14:textId="77777777" w:rsidR="00D60F80" w:rsidRPr="00D60F80" w:rsidRDefault="00D60F80" w:rsidP="00D60F80">
      <w:pPr>
        <w:pStyle w:val="a4"/>
        <w:widowControl/>
        <w:numPr>
          <w:ilvl w:val="0"/>
          <w:numId w:val="15"/>
        </w:numPr>
        <w:ind w:firstLineChars="0"/>
        <w:jc w:val="left"/>
        <w:rPr>
          <w:rFonts w:ascii="宋体" w:hAnsi="宋体" w:cs="宋体"/>
          <w:kern w:val="0"/>
          <w:sz w:val="24"/>
        </w:rPr>
      </w:pPr>
      <w:r w:rsidRPr="00D60F80">
        <w:rPr>
          <w:rFonts w:ascii="宋体" w:hAnsi="宋体" w:cs="宋体"/>
          <w:kern w:val="0"/>
          <w:sz w:val="24"/>
        </w:rPr>
        <w:t>高斯滤波：采用高斯权重核进行卷积，对邻域像素加权平均，</w:t>
      </w:r>
      <w:proofErr w:type="gramStart"/>
      <w:r w:rsidRPr="00D60F80">
        <w:rPr>
          <w:rFonts w:ascii="宋体" w:hAnsi="宋体" w:cs="宋体"/>
          <w:kern w:val="0"/>
          <w:sz w:val="24"/>
        </w:rPr>
        <w:t>在去噪的</w:t>
      </w:r>
      <w:proofErr w:type="gramEnd"/>
      <w:r w:rsidRPr="00D60F80">
        <w:rPr>
          <w:rFonts w:ascii="宋体" w:hAnsi="宋体" w:cs="宋体"/>
          <w:kern w:val="0"/>
          <w:sz w:val="24"/>
        </w:rPr>
        <w:t>同时更好保留图像边缘。</w:t>
      </w:r>
    </w:p>
    <w:p w14:paraId="12C3F708" w14:textId="5763ACF4" w:rsidR="00D60F80" w:rsidRPr="000F212F" w:rsidRDefault="00D60F80" w:rsidP="00D60F80">
      <w:pPr>
        <w:pStyle w:val="a4"/>
        <w:widowControl/>
        <w:numPr>
          <w:ilvl w:val="0"/>
          <w:numId w:val="15"/>
        </w:numPr>
        <w:ind w:firstLineChars="0"/>
        <w:jc w:val="left"/>
        <w:rPr>
          <w:rFonts w:ascii="宋体" w:hAnsi="宋体" w:cs="宋体"/>
          <w:kern w:val="0"/>
          <w:sz w:val="24"/>
        </w:rPr>
      </w:pPr>
      <w:r w:rsidRPr="00D60F80">
        <w:rPr>
          <w:rFonts w:ascii="宋体" w:hAnsi="宋体" w:cs="宋体"/>
          <w:kern w:val="0"/>
          <w:sz w:val="24"/>
        </w:rPr>
        <w:t>中值滤波：将中心像素替换为邻域像素中值，对椒盐/脉冲噪声有极佳的抑制效果，且能有效保留边缘。</w:t>
      </w:r>
      <w:r w:rsidRPr="000F212F">
        <w:rPr>
          <w:rFonts w:ascii="宋体" w:hAnsi="宋体" w:cs="宋体"/>
          <w:kern w:val="0"/>
          <w:sz w:val="24"/>
        </w:rPr>
        <w:t>实验对比了3×3与5×5两种滤波核的效果差异。</w:t>
      </w:r>
    </w:p>
    <w:p w14:paraId="02E8B1DF" w14:textId="43C32783" w:rsidR="00D60F80" w:rsidRPr="00D60F80" w:rsidRDefault="00D60F80" w:rsidP="00D60F80">
      <w:pPr>
        <w:pStyle w:val="a4"/>
        <w:widowControl/>
        <w:numPr>
          <w:ilvl w:val="0"/>
          <w:numId w:val="14"/>
        </w:numPr>
        <w:ind w:firstLineChars="0"/>
        <w:jc w:val="left"/>
        <w:rPr>
          <w:rFonts w:ascii="宋体" w:hAnsi="宋体" w:cs="宋体"/>
          <w:kern w:val="0"/>
          <w:sz w:val="24"/>
        </w:rPr>
      </w:pPr>
      <w:r w:rsidRPr="00D60F80">
        <w:rPr>
          <w:rFonts w:ascii="宋体" w:hAnsi="宋体" w:cs="宋体"/>
          <w:kern w:val="0"/>
          <w:sz w:val="24"/>
        </w:rPr>
        <w:t>拉普拉斯锐化</w:t>
      </w:r>
    </w:p>
    <w:p w14:paraId="33FC61D3" w14:textId="77777777" w:rsidR="00D60F80" w:rsidRPr="00D60F80" w:rsidRDefault="00D60F80" w:rsidP="00D60F80">
      <w:pPr>
        <w:pStyle w:val="a4"/>
        <w:widowControl/>
        <w:ind w:left="440" w:firstLineChars="0" w:firstLine="0"/>
        <w:jc w:val="left"/>
        <w:rPr>
          <w:rFonts w:ascii="宋体" w:hAnsi="宋体" w:cs="宋体"/>
          <w:kern w:val="0"/>
          <w:sz w:val="24"/>
        </w:rPr>
      </w:pPr>
      <w:r w:rsidRPr="00D60F80">
        <w:rPr>
          <w:rFonts w:ascii="宋体" w:hAnsi="宋体" w:cs="宋体"/>
          <w:kern w:val="0"/>
          <w:sz w:val="24"/>
        </w:rPr>
        <w:t>拉普拉斯</w:t>
      </w:r>
      <w:proofErr w:type="gramStart"/>
      <w:r w:rsidRPr="00D60F80">
        <w:rPr>
          <w:rFonts w:ascii="宋体" w:hAnsi="宋体" w:cs="宋体"/>
          <w:kern w:val="0"/>
          <w:sz w:val="24"/>
        </w:rPr>
        <w:t>锐化通过</w:t>
      </w:r>
      <w:proofErr w:type="gramEnd"/>
      <w:r w:rsidRPr="00D60F80">
        <w:rPr>
          <w:rFonts w:ascii="宋体" w:hAnsi="宋体" w:cs="宋体"/>
          <w:kern w:val="0"/>
          <w:sz w:val="24"/>
        </w:rPr>
        <w:t>拉普拉斯算子检测图像边缘，将边缘信息叠加到原图像上，实现边缘增强，提升图像清晰度。</w:t>
      </w:r>
    </w:p>
    <w:p w14:paraId="74419CC4" w14:textId="7FA4DB6A" w:rsidR="00D60F80" w:rsidRPr="00D60F80" w:rsidRDefault="00D60F80" w:rsidP="00D60F80">
      <w:pPr>
        <w:pStyle w:val="a4"/>
        <w:widowControl/>
        <w:numPr>
          <w:ilvl w:val="0"/>
          <w:numId w:val="14"/>
        </w:numPr>
        <w:ind w:firstLineChars="0"/>
        <w:jc w:val="left"/>
        <w:rPr>
          <w:rFonts w:ascii="宋体" w:hAnsi="宋体" w:cs="宋体"/>
          <w:kern w:val="0"/>
          <w:sz w:val="24"/>
        </w:rPr>
      </w:pPr>
      <w:r w:rsidRPr="00D60F80">
        <w:rPr>
          <w:rFonts w:ascii="宋体" w:hAnsi="宋体" w:cs="宋体"/>
          <w:kern w:val="0"/>
          <w:sz w:val="24"/>
        </w:rPr>
        <w:t>组合增强方法</w:t>
      </w:r>
    </w:p>
    <w:p w14:paraId="1427F621" w14:textId="77777777" w:rsidR="00D60F80" w:rsidRPr="00D60F80" w:rsidRDefault="00D60F80" w:rsidP="00D60F80">
      <w:pPr>
        <w:pStyle w:val="a4"/>
        <w:widowControl/>
        <w:numPr>
          <w:ilvl w:val="0"/>
          <w:numId w:val="16"/>
        </w:numPr>
        <w:ind w:firstLineChars="0"/>
        <w:jc w:val="left"/>
        <w:rPr>
          <w:rFonts w:ascii="宋体" w:hAnsi="宋体" w:cs="宋体"/>
          <w:kern w:val="0"/>
          <w:sz w:val="24"/>
        </w:rPr>
      </w:pPr>
      <w:r w:rsidRPr="00D60F80">
        <w:rPr>
          <w:rFonts w:ascii="宋体" w:hAnsi="宋体" w:cs="宋体"/>
          <w:kern w:val="0"/>
          <w:sz w:val="24"/>
        </w:rPr>
        <w:t>滤波→均衡：先通过滤波去除图像噪声，再进行直方图均衡提升对比度，避免噪声被均衡放大，是</w:t>
      </w:r>
      <w:proofErr w:type="gramStart"/>
      <w:r w:rsidRPr="00D60F80">
        <w:rPr>
          <w:rFonts w:ascii="宋体" w:hAnsi="宋体" w:cs="宋体"/>
          <w:kern w:val="0"/>
          <w:sz w:val="24"/>
        </w:rPr>
        <w:t>含噪低</w:t>
      </w:r>
      <w:proofErr w:type="gramEnd"/>
      <w:r w:rsidRPr="00D60F80">
        <w:rPr>
          <w:rFonts w:ascii="宋体" w:hAnsi="宋体" w:cs="宋体"/>
          <w:kern w:val="0"/>
          <w:sz w:val="24"/>
        </w:rPr>
        <w:t>对比度图像的最优方案。</w:t>
      </w:r>
    </w:p>
    <w:p w14:paraId="5C1A0B41" w14:textId="77777777" w:rsidR="00D60F80" w:rsidRPr="00D60F80" w:rsidRDefault="00D60F80" w:rsidP="00D60F80">
      <w:pPr>
        <w:pStyle w:val="a4"/>
        <w:widowControl/>
        <w:numPr>
          <w:ilvl w:val="0"/>
          <w:numId w:val="16"/>
        </w:numPr>
        <w:ind w:firstLineChars="0"/>
        <w:jc w:val="left"/>
        <w:rPr>
          <w:rFonts w:ascii="宋体" w:hAnsi="宋体" w:cs="宋体"/>
          <w:kern w:val="0"/>
          <w:sz w:val="24"/>
        </w:rPr>
      </w:pPr>
      <w:r w:rsidRPr="00D60F80">
        <w:rPr>
          <w:rFonts w:ascii="宋体" w:hAnsi="宋体" w:cs="宋体"/>
          <w:kern w:val="0"/>
          <w:sz w:val="24"/>
        </w:rPr>
        <w:t>均衡→滤波：先进行均衡提升对比度，再通过滤波去噪，会导致噪声被放大后再平滑，造成细节丢失，效果较差。</w:t>
      </w:r>
    </w:p>
    <w:p w14:paraId="6E2EB073" w14:textId="7B03DEE1" w:rsidR="00D60F80" w:rsidRPr="00D60F80" w:rsidRDefault="00D60F80" w:rsidP="00D60F80">
      <w:pPr>
        <w:pStyle w:val="a4"/>
        <w:widowControl/>
        <w:numPr>
          <w:ilvl w:val="0"/>
          <w:numId w:val="14"/>
        </w:numPr>
        <w:ind w:firstLineChars="0"/>
        <w:jc w:val="left"/>
        <w:rPr>
          <w:rFonts w:ascii="宋体" w:hAnsi="宋体" w:cs="宋体"/>
          <w:kern w:val="0"/>
          <w:sz w:val="24"/>
        </w:rPr>
      </w:pPr>
      <w:r w:rsidRPr="00D60F80">
        <w:rPr>
          <w:rFonts w:ascii="宋体" w:hAnsi="宋体" w:cs="宋体"/>
          <w:kern w:val="0"/>
          <w:sz w:val="24"/>
        </w:rPr>
        <w:t>定量评价指标</w:t>
      </w:r>
    </w:p>
    <w:p w14:paraId="7D66A5D9" w14:textId="56D95B17" w:rsidR="005610E7" w:rsidRDefault="00D60F80" w:rsidP="005610E7">
      <w:pPr>
        <w:pStyle w:val="a4"/>
        <w:widowControl/>
        <w:numPr>
          <w:ilvl w:val="0"/>
          <w:numId w:val="17"/>
        </w:numPr>
        <w:ind w:firstLineChars="0"/>
        <w:jc w:val="left"/>
        <w:rPr>
          <w:rFonts w:ascii="宋体" w:hAnsi="宋体" w:cs="宋体"/>
          <w:kern w:val="0"/>
          <w:sz w:val="24"/>
        </w:rPr>
      </w:pPr>
      <w:r w:rsidRPr="00D60F80">
        <w:rPr>
          <w:rFonts w:ascii="宋体" w:hAnsi="宋体" w:cs="宋体"/>
          <w:kern w:val="0"/>
          <w:sz w:val="24"/>
        </w:rPr>
        <w:t>PSNR（峰值信噪比）：单位为dB，衡量图像</w:t>
      </w:r>
      <w:proofErr w:type="gramStart"/>
      <w:r w:rsidRPr="00D60F80">
        <w:rPr>
          <w:rFonts w:ascii="宋体" w:hAnsi="宋体" w:cs="宋体"/>
          <w:kern w:val="0"/>
          <w:sz w:val="24"/>
        </w:rPr>
        <w:t>像素级</w:t>
      </w:r>
      <w:proofErr w:type="gramEnd"/>
      <w:r w:rsidRPr="00D60F80">
        <w:rPr>
          <w:rFonts w:ascii="宋体" w:hAnsi="宋体" w:cs="宋体"/>
          <w:kern w:val="0"/>
          <w:sz w:val="24"/>
        </w:rPr>
        <w:t>失真程度，数值越高代表失真越小、与</w:t>
      </w:r>
      <w:proofErr w:type="gramStart"/>
      <w:r w:rsidRPr="00D60F80">
        <w:rPr>
          <w:rFonts w:ascii="宋体" w:hAnsi="宋体" w:cs="宋体"/>
          <w:kern w:val="0"/>
          <w:sz w:val="24"/>
        </w:rPr>
        <w:t>原图越</w:t>
      </w:r>
      <w:proofErr w:type="gramEnd"/>
      <w:r w:rsidRPr="00D60F80">
        <w:rPr>
          <w:rFonts w:ascii="宋体" w:hAnsi="宋体" w:cs="宋体"/>
          <w:kern w:val="0"/>
          <w:sz w:val="24"/>
        </w:rPr>
        <w:t>接近。</w:t>
      </w:r>
    </w:p>
    <w:p w14:paraId="6A55D0DE" w14:textId="573AB82D" w:rsidR="005610E7" w:rsidRPr="005610E7" w:rsidRDefault="005610E7" w:rsidP="005610E7">
      <w:pPr>
        <w:pStyle w:val="a4"/>
        <w:widowControl/>
        <w:ind w:left="880" w:firstLineChars="0" w:firstLine="0"/>
        <w:jc w:val="left"/>
        <w:rPr>
          <w:rFonts w:ascii="宋体" w:hAnsi="宋体" w:cs="宋体"/>
          <w:kern w:val="0"/>
          <w:sz w:val="24"/>
        </w:rPr>
      </w:pPr>
      <m:oMathPara>
        <m:oMath>
          <m:r>
            <w:rPr>
              <w:rFonts w:ascii="Cambria Math" w:hAnsi="Cambria Math" w:cs="宋体"/>
              <w:kern w:val="0"/>
              <w:sz w:val="24"/>
            </w:rPr>
            <m:t>PS</m:t>
          </m:r>
          <m:r>
            <w:rPr>
              <w:rFonts w:ascii="Cambria Math" w:hAnsi="Cambria Math" w:cs="宋体"/>
              <w:kern w:val="0"/>
              <w:sz w:val="24"/>
            </w:rPr>
            <m:t>N</m:t>
          </m:r>
          <m:r>
            <w:rPr>
              <w:rFonts w:ascii="Cambria Math" w:hAnsi="Cambria Math" w:cs="宋体"/>
              <w:kern w:val="0"/>
              <w:sz w:val="24"/>
            </w:rPr>
            <m:t>R</m:t>
          </m:r>
          <m:r>
            <w:rPr>
              <w:rFonts w:ascii="Cambria Math" w:hAnsi="Cambria Math" w:cs="宋体"/>
              <w:kern w:val="0"/>
              <w:sz w:val="24"/>
            </w:rPr>
            <m:t>=10</m:t>
          </m:r>
          <m:r>
            <w:rPr>
              <w:rFonts w:ascii="Cambria Math" w:hAnsi="Cambria Math" w:cs="宋体"/>
              <w:kern w:val="0"/>
              <w:sz w:val="24"/>
            </w:rPr>
            <m:t>∙</m:t>
          </m:r>
          <m:sSub>
            <m:sSubPr>
              <m:ctrlPr>
                <w:rPr>
                  <w:rFonts w:ascii="Cambria Math" w:hAnsi="Cambria Math" w:cs="宋体"/>
                  <w:i/>
                  <w:kern w:val="0"/>
                  <w:sz w:val="24"/>
                </w:rPr>
              </m:ctrlPr>
            </m:sSubPr>
            <m:e>
              <m:r>
                <w:rPr>
                  <w:rFonts w:ascii="Cambria Math" w:hAnsi="Cambria Math" w:cs="宋体"/>
                  <w:kern w:val="0"/>
                  <w:sz w:val="24"/>
                </w:rPr>
                <m:t>log</m:t>
              </m:r>
            </m:e>
            <m:sub>
              <m:r>
                <w:rPr>
                  <w:rFonts w:ascii="Cambria Math" w:hAnsi="Cambria Math" w:cs="宋体"/>
                  <w:kern w:val="0"/>
                  <w:sz w:val="24"/>
                </w:rPr>
                <m:t>10</m:t>
              </m:r>
            </m:sub>
          </m:sSub>
          <m:d>
            <m:dPr>
              <m:ctrlPr>
                <w:rPr>
                  <w:rFonts w:ascii="Cambria Math" w:hAnsi="Cambria Math" w:cs="宋体"/>
                  <w:i/>
                  <w:kern w:val="0"/>
                  <w:sz w:val="24"/>
                </w:rPr>
              </m:ctrlPr>
            </m:dPr>
            <m:e>
              <m:f>
                <m:fPr>
                  <m:ctrlPr>
                    <w:rPr>
                      <w:rFonts w:ascii="Cambria Math" w:hAnsi="Cambria Math" w:cs="宋体"/>
                      <w:i/>
                      <w:kern w:val="0"/>
                      <w:sz w:val="24"/>
                    </w:rPr>
                  </m:ctrlPr>
                </m:fPr>
                <m:num>
                  <m:sSup>
                    <m:sSupPr>
                      <m:ctrlPr>
                        <w:rPr>
                          <w:rFonts w:ascii="Cambria Math" w:hAnsi="Cambria Math" w:cs="宋体"/>
                          <w:i/>
                          <w:kern w:val="0"/>
                          <w:sz w:val="24"/>
                        </w:rPr>
                      </m:ctrlPr>
                    </m:sSupPr>
                    <m:e>
                      <m:r>
                        <w:rPr>
                          <w:rFonts w:ascii="Cambria Math" w:hAnsi="Cambria Math" w:cs="宋体"/>
                          <w:kern w:val="0"/>
                          <w:sz w:val="24"/>
                        </w:rPr>
                        <m:t>255</m:t>
                      </m:r>
                    </m:e>
                    <m:sup>
                      <m:r>
                        <w:rPr>
                          <w:rFonts w:ascii="Cambria Math" w:hAnsi="Cambria Math" w:cs="宋体"/>
                          <w:kern w:val="0"/>
                          <w:sz w:val="24"/>
                        </w:rPr>
                        <m:t>2</m:t>
                      </m:r>
                    </m:sup>
                  </m:sSup>
                </m:num>
                <m:den>
                  <m:r>
                    <w:rPr>
                      <w:rFonts w:ascii="Cambria Math" w:hAnsi="Cambria Math" w:cs="宋体"/>
                      <w:kern w:val="0"/>
                      <w:sz w:val="24"/>
                    </w:rPr>
                    <m:t>MS</m:t>
                  </m:r>
                  <m:r>
                    <w:rPr>
                      <w:rFonts w:ascii="Cambria Math" w:hAnsi="Cambria Math" w:cs="宋体"/>
                      <w:kern w:val="0"/>
                      <w:sz w:val="24"/>
                    </w:rPr>
                    <m:t>E</m:t>
                  </m:r>
                </m:den>
              </m:f>
            </m:e>
          </m:d>
        </m:oMath>
      </m:oMathPara>
    </w:p>
    <w:p w14:paraId="7A893E07" w14:textId="788C68CF" w:rsidR="005610E7" w:rsidRPr="005610E7" w:rsidRDefault="005610E7" w:rsidP="005610E7">
      <w:pPr>
        <w:pStyle w:val="a4"/>
        <w:ind w:left="880" w:firstLine="480"/>
        <w:rPr>
          <w:rFonts w:ascii="宋体" w:hAnsi="宋体" w:cs="宋体" w:hint="eastAsia"/>
          <w:kern w:val="0"/>
          <w:sz w:val="24"/>
        </w:rPr>
      </w:pPr>
      <w:r w:rsidRPr="005610E7">
        <w:rPr>
          <w:rFonts w:ascii="宋体" w:hAnsi="宋体" w:cs="宋体"/>
          <w:kern w:val="0"/>
          <w:sz w:val="24"/>
        </w:rPr>
        <w:t>其中MSE为原图与处理后图的均方误差。</w:t>
      </w:r>
    </w:p>
    <w:p w14:paraId="68DF2EFA" w14:textId="2605D30E" w:rsidR="00D60F80" w:rsidRPr="000F212F" w:rsidRDefault="00D60F80" w:rsidP="000F212F">
      <w:pPr>
        <w:pStyle w:val="a4"/>
        <w:widowControl/>
        <w:numPr>
          <w:ilvl w:val="0"/>
          <w:numId w:val="17"/>
        </w:numPr>
        <w:ind w:firstLineChars="0"/>
        <w:jc w:val="left"/>
        <w:rPr>
          <w:rFonts w:ascii="宋体" w:hAnsi="宋体" w:cs="宋体" w:hint="eastAsia"/>
          <w:kern w:val="0"/>
          <w:sz w:val="24"/>
        </w:rPr>
      </w:pPr>
      <w:r w:rsidRPr="00D60F80">
        <w:rPr>
          <w:rFonts w:ascii="宋体" w:hAnsi="宋体" w:cs="宋体"/>
          <w:kern w:val="0"/>
          <w:sz w:val="24"/>
        </w:rPr>
        <w:t>SSIM（结构相似性）：取值范围0~1，衡量图像结构、纹理的相似性，越接近1代表结构保留越完整，更符合人眼视觉感知。</w:t>
      </w:r>
    </w:p>
    <w:p w14:paraId="661719D7" w14:textId="2EF9B926" w:rsidR="009F4685" w:rsidRDefault="00CD1BB4">
      <w:pPr>
        <w:numPr>
          <w:ilvl w:val="0"/>
          <w:numId w:val="1"/>
        </w:numPr>
        <w:spacing w:line="360" w:lineRule="auto"/>
        <w:rPr>
          <w:b/>
          <w:sz w:val="28"/>
          <w:szCs w:val="28"/>
        </w:rPr>
      </w:pPr>
      <w:r>
        <w:rPr>
          <w:rFonts w:hint="eastAsia"/>
          <w:b/>
          <w:sz w:val="28"/>
          <w:szCs w:val="28"/>
        </w:rPr>
        <w:t>实验</w:t>
      </w:r>
      <w:r w:rsidR="009F4685">
        <w:rPr>
          <w:rFonts w:hint="eastAsia"/>
          <w:b/>
          <w:sz w:val="28"/>
          <w:szCs w:val="28"/>
        </w:rPr>
        <w:t>内容</w:t>
      </w:r>
    </w:p>
    <w:p w14:paraId="05629C35" w14:textId="77777777" w:rsidR="000F212F" w:rsidRDefault="000F212F" w:rsidP="000F212F">
      <w:pPr>
        <w:pStyle w:val="a4"/>
        <w:widowControl/>
        <w:ind w:left="440" w:firstLineChars="0" w:firstLine="0"/>
        <w:jc w:val="left"/>
        <w:rPr>
          <w:rFonts w:ascii="宋体" w:hAnsi="宋体" w:cs="宋体"/>
          <w:kern w:val="0"/>
          <w:sz w:val="24"/>
        </w:rPr>
      </w:pPr>
      <w:r w:rsidRPr="000F212F">
        <w:rPr>
          <w:rFonts w:ascii="宋体" w:hAnsi="宋体" w:cs="宋体" w:hint="eastAsia"/>
          <w:kern w:val="0"/>
          <w:sz w:val="24"/>
        </w:rPr>
        <w:t>使用 OpenCV与NumPy，对至少3幅不同类型的图像进行增强处理。图像应包含低对比度或噪声等问题。</w:t>
      </w:r>
    </w:p>
    <w:p w14:paraId="6C0C3973" w14:textId="77777777" w:rsidR="000F212F" w:rsidRDefault="000F212F" w:rsidP="000F212F">
      <w:pPr>
        <w:pStyle w:val="a4"/>
        <w:widowControl/>
        <w:numPr>
          <w:ilvl w:val="0"/>
          <w:numId w:val="21"/>
        </w:numPr>
        <w:ind w:firstLineChars="0"/>
        <w:jc w:val="left"/>
        <w:rPr>
          <w:rFonts w:ascii="宋体" w:hAnsi="宋体" w:cs="宋体"/>
          <w:kern w:val="0"/>
          <w:sz w:val="24"/>
        </w:rPr>
      </w:pPr>
      <w:r w:rsidRPr="000F212F">
        <w:rPr>
          <w:rFonts w:ascii="宋体" w:hAnsi="宋体" w:cs="宋体" w:hint="eastAsia"/>
          <w:kern w:val="0"/>
          <w:sz w:val="24"/>
        </w:rPr>
        <w:t>要求实现并比较以下方法:</w:t>
      </w:r>
    </w:p>
    <w:p w14:paraId="16A5BFD7" w14:textId="330F4664" w:rsidR="000F212F" w:rsidRPr="000F212F" w:rsidRDefault="000F212F" w:rsidP="000F212F">
      <w:pPr>
        <w:pStyle w:val="a4"/>
        <w:widowControl/>
        <w:ind w:left="440" w:firstLineChars="0" w:firstLine="0"/>
        <w:jc w:val="left"/>
        <w:rPr>
          <w:rFonts w:ascii="宋体" w:hAnsi="宋体" w:cs="宋体" w:hint="eastAsia"/>
          <w:kern w:val="0"/>
          <w:sz w:val="24"/>
        </w:rPr>
      </w:pPr>
      <w:r w:rsidRPr="000F212F">
        <w:rPr>
          <w:rFonts w:ascii="宋体" w:hAnsi="宋体" w:cs="宋体" w:hint="eastAsia"/>
          <w:kern w:val="0"/>
          <w:sz w:val="24"/>
        </w:rPr>
        <w:t>全局直方图均衡，CLAHE，均值滤波，高斯滤波，中值滤波，一种锐化方法，“滤波均衡”与“均衡滤波”的组合处理</w:t>
      </w:r>
      <w:r w:rsidRPr="000F212F">
        <w:rPr>
          <w:rFonts w:ascii="宋体" w:hAnsi="宋体" w:cs="宋体" w:hint="eastAsia"/>
          <w:kern w:val="0"/>
          <w:sz w:val="24"/>
        </w:rPr>
        <w:t>。</w:t>
      </w:r>
    </w:p>
    <w:p w14:paraId="6FBD4836" w14:textId="77777777" w:rsidR="000F212F" w:rsidRPr="000F212F" w:rsidRDefault="000F212F" w:rsidP="000F212F">
      <w:pPr>
        <w:pStyle w:val="a4"/>
        <w:widowControl/>
        <w:numPr>
          <w:ilvl w:val="0"/>
          <w:numId w:val="21"/>
        </w:numPr>
        <w:ind w:firstLineChars="0"/>
        <w:jc w:val="left"/>
        <w:rPr>
          <w:rFonts w:ascii="宋体" w:hAnsi="宋体" w:cs="宋体" w:hint="eastAsia"/>
          <w:kern w:val="0"/>
          <w:sz w:val="24"/>
        </w:rPr>
      </w:pPr>
      <w:r w:rsidRPr="000F212F">
        <w:rPr>
          <w:rFonts w:ascii="宋体" w:hAnsi="宋体" w:cs="宋体" w:hint="eastAsia"/>
          <w:kern w:val="0"/>
          <w:sz w:val="24"/>
        </w:rPr>
        <w:t>要求:</w:t>
      </w:r>
    </w:p>
    <w:p w14:paraId="4B8826CB" w14:textId="77777777" w:rsidR="000F212F" w:rsidRPr="000F212F" w:rsidRDefault="000F212F" w:rsidP="000F212F">
      <w:pPr>
        <w:widowControl/>
        <w:ind w:left="440"/>
        <w:jc w:val="left"/>
        <w:rPr>
          <w:rFonts w:ascii="宋体" w:hAnsi="宋体" w:cs="宋体" w:hint="eastAsia"/>
          <w:kern w:val="0"/>
          <w:sz w:val="24"/>
        </w:rPr>
      </w:pPr>
      <w:r w:rsidRPr="000F212F">
        <w:rPr>
          <w:rFonts w:ascii="宋体" w:hAnsi="宋体" w:cs="宋体" w:hint="eastAsia"/>
          <w:kern w:val="0"/>
          <w:sz w:val="24"/>
        </w:rPr>
        <w:t>至少有一个模块自行实现，不可只调用现成接口，比较不同参数对结果的影响，展示处理结果及对应直方图，对实验现象进行分析，</w:t>
      </w:r>
    </w:p>
    <w:p w14:paraId="35556A29" w14:textId="4145183B" w:rsidR="000F212F" w:rsidRPr="000F212F" w:rsidRDefault="000F212F" w:rsidP="000F212F">
      <w:pPr>
        <w:widowControl/>
        <w:ind w:left="440"/>
        <w:jc w:val="left"/>
        <w:rPr>
          <w:rFonts w:ascii="宋体" w:hAnsi="宋体" w:cs="宋体" w:hint="eastAsia"/>
          <w:kern w:val="0"/>
          <w:sz w:val="24"/>
        </w:rPr>
      </w:pPr>
      <w:r w:rsidRPr="000F212F">
        <w:rPr>
          <w:rFonts w:ascii="宋体" w:hAnsi="宋体" w:cs="宋体" w:hint="eastAsia"/>
          <w:kern w:val="0"/>
          <w:sz w:val="24"/>
        </w:rPr>
        <w:t>给出至少两项定量评价指标</w:t>
      </w:r>
    </w:p>
    <w:p w14:paraId="3F6C7E72" w14:textId="6057A788" w:rsidR="008B5DAF" w:rsidRDefault="008B5DAF" w:rsidP="008B5DAF">
      <w:pPr>
        <w:numPr>
          <w:ilvl w:val="0"/>
          <w:numId w:val="1"/>
        </w:numPr>
        <w:spacing w:line="360" w:lineRule="auto"/>
        <w:rPr>
          <w:b/>
          <w:sz w:val="28"/>
          <w:szCs w:val="28"/>
        </w:rPr>
      </w:pPr>
      <w:r>
        <w:rPr>
          <w:rFonts w:hint="eastAsia"/>
          <w:b/>
          <w:sz w:val="28"/>
          <w:szCs w:val="28"/>
        </w:rPr>
        <w:t>实验步骤</w:t>
      </w:r>
    </w:p>
    <w:p w14:paraId="564CC418" w14:textId="7A7C4987" w:rsidR="000F212F" w:rsidRPr="000F212F" w:rsidRDefault="000F212F" w:rsidP="00C9275E">
      <w:pPr>
        <w:pStyle w:val="a4"/>
        <w:widowControl/>
        <w:numPr>
          <w:ilvl w:val="0"/>
          <w:numId w:val="20"/>
        </w:numPr>
        <w:wordWrap w:val="0"/>
        <w:ind w:left="442" w:firstLineChars="0" w:hanging="442"/>
        <w:jc w:val="left"/>
        <w:rPr>
          <w:rFonts w:ascii="宋体" w:hAnsi="宋体" w:cs="宋体"/>
          <w:kern w:val="0"/>
          <w:sz w:val="24"/>
        </w:rPr>
      </w:pPr>
      <w:r w:rsidRPr="000F212F">
        <w:rPr>
          <w:rFonts w:ascii="宋体" w:hAnsi="宋体" w:cs="宋体"/>
          <w:kern w:val="0"/>
          <w:sz w:val="24"/>
        </w:rPr>
        <w:t>测试图像准备：生成3张符合要求的测试图像，分别为low_contrast_face.jpg（低对比度+混合噪声）、noisy_document.jpg（高椒盐噪声）、dark_landscape.jpg（低亮度低对比度）。</w:t>
      </w:r>
    </w:p>
    <w:p w14:paraId="5A0BA00A" w14:textId="1F1DC6CA" w:rsidR="000F212F" w:rsidRPr="000F212F" w:rsidRDefault="000F212F" w:rsidP="000F212F">
      <w:pPr>
        <w:pStyle w:val="a4"/>
        <w:widowControl/>
        <w:numPr>
          <w:ilvl w:val="0"/>
          <w:numId w:val="20"/>
        </w:numPr>
        <w:wordWrap w:val="0"/>
        <w:ind w:left="442" w:firstLineChars="0" w:hanging="442"/>
        <w:jc w:val="left"/>
        <w:rPr>
          <w:rFonts w:ascii="宋体" w:hAnsi="宋体" w:cs="宋体"/>
          <w:kern w:val="0"/>
          <w:sz w:val="24"/>
        </w:rPr>
      </w:pPr>
      <w:r w:rsidRPr="000F212F">
        <w:rPr>
          <w:rFonts w:ascii="宋体" w:hAnsi="宋体" w:cs="宋体"/>
          <w:kern w:val="0"/>
          <w:sz w:val="24"/>
        </w:rPr>
        <w:lastRenderedPageBreak/>
        <w:t>算法实现：</w:t>
      </w:r>
      <w:proofErr w:type="gramStart"/>
      <w:r w:rsidRPr="000F212F">
        <w:rPr>
          <w:rFonts w:ascii="宋体" w:hAnsi="宋体" w:cs="宋体"/>
          <w:kern w:val="0"/>
          <w:sz w:val="24"/>
        </w:rPr>
        <w:t>手动实现</w:t>
      </w:r>
      <w:proofErr w:type="gramEnd"/>
      <w:r w:rsidRPr="000F212F">
        <w:rPr>
          <w:rFonts w:ascii="宋体" w:hAnsi="宋体" w:cs="宋体"/>
          <w:kern w:val="0"/>
          <w:sz w:val="24"/>
        </w:rPr>
        <w:t>全局直方图均衡、均值滤波，调用OpenCV接口实现CLAHE、高斯滤波、中值滤波、拉普拉斯锐化，同时实现两种组合增强方法。</w:t>
      </w:r>
    </w:p>
    <w:p w14:paraId="0B0778E0" w14:textId="3C3F5309" w:rsidR="000F212F" w:rsidRPr="000F212F" w:rsidRDefault="000F212F" w:rsidP="000F212F">
      <w:pPr>
        <w:pStyle w:val="a4"/>
        <w:widowControl/>
        <w:numPr>
          <w:ilvl w:val="0"/>
          <w:numId w:val="20"/>
        </w:numPr>
        <w:wordWrap w:val="0"/>
        <w:ind w:left="442" w:firstLineChars="0" w:hanging="442"/>
        <w:jc w:val="left"/>
        <w:rPr>
          <w:rFonts w:ascii="宋体" w:hAnsi="宋体" w:cs="宋体"/>
          <w:kern w:val="0"/>
          <w:sz w:val="24"/>
        </w:rPr>
      </w:pPr>
      <w:r w:rsidRPr="000F212F">
        <w:rPr>
          <w:rFonts w:ascii="宋体" w:hAnsi="宋体" w:cs="宋体"/>
          <w:kern w:val="0"/>
          <w:sz w:val="24"/>
        </w:rPr>
        <w:t>参数对比实验：对CLAHE设置2.0/4.0两种</w:t>
      </w:r>
      <w:proofErr w:type="spellStart"/>
      <w:r w:rsidRPr="000F212F">
        <w:rPr>
          <w:rFonts w:ascii="宋体" w:hAnsi="宋体" w:cs="宋体"/>
          <w:kern w:val="0"/>
          <w:sz w:val="24"/>
        </w:rPr>
        <w:t>clipLimit</w:t>
      </w:r>
      <w:proofErr w:type="spellEnd"/>
      <w:r w:rsidRPr="000F212F">
        <w:rPr>
          <w:rFonts w:ascii="宋体" w:hAnsi="宋体" w:cs="宋体"/>
          <w:kern w:val="0"/>
          <w:sz w:val="24"/>
        </w:rPr>
        <w:t>，对三种滤波设置3×3/5×5两种核大小，对比参数变化对增强效果的影响。</w:t>
      </w:r>
    </w:p>
    <w:p w14:paraId="38B4E9AA" w14:textId="56A66E34" w:rsidR="000F212F" w:rsidRPr="000F212F" w:rsidRDefault="000F212F" w:rsidP="000F212F">
      <w:pPr>
        <w:pStyle w:val="a4"/>
        <w:widowControl/>
        <w:numPr>
          <w:ilvl w:val="0"/>
          <w:numId w:val="20"/>
        </w:numPr>
        <w:wordWrap w:val="0"/>
        <w:ind w:left="442" w:firstLineChars="0" w:hanging="442"/>
        <w:jc w:val="left"/>
        <w:rPr>
          <w:rFonts w:ascii="宋体" w:hAnsi="宋体" w:cs="宋体"/>
          <w:kern w:val="0"/>
          <w:sz w:val="24"/>
        </w:rPr>
      </w:pPr>
      <w:r w:rsidRPr="000F212F">
        <w:rPr>
          <w:rFonts w:ascii="宋体" w:hAnsi="宋体" w:cs="宋体"/>
          <w:kern w:val="0"/>
          <w:sz w:val="24"/>
        </w:rPr>
        <w:t>结果可视化：对每一种算法，绘制处理结果图+对应灰度直方图，直观展示算法对灰度分布的改变。</w:t>
      </w:r>
    </w:p>
    <w:p w14:paraId="0F74F2C1" w14:textId="442ECE18" w:rsidR="000F212F" w:rsidRPr="000F212F" w:rsidRDefault="000F212F" w:rsidP="000F212F">
      <w:pPr>
        <w:pStyle w:val="a4"/>
        <w:widowControl/>
        <w:numPr>
          <w:ilvl w:val="0"/>
          <w:numId w:val="20"/>
        </w:numPr>
        <w:wordWrap w:val="0"/>
        <w:ind w:left="442" w:firstLineChars="0" w:hanging="442"/>
        <w:jc w:val="left"/>
        <w:rPr>
          <w:rFonts w:ascii="宋体" w:hAnsi="宋体" w:cs="宋体"/>
          <w:kern w:val="0"/>
          <w:sz w:val="24"/>
        </w:rPr>
      </w:pPr>
      <w:r w:rsidRPr="000F212F">
        <w:rPr>
          <w:rFonts w:ascii="宋体" w:hAnsi="宋体" w:cs="宋体"/>
          <w:kern w:val="0"/>
          <w:sz w:val="24"/>
        </w:rPr>
        <w:t>定量指标计算：计算每一种增强方法的PSNR与SSIM，从</w:t>
      </w:r>
      <w:proofErr w:type="gramStart"/>
      <w:r w:rsidRPr="000F212F">
        <w:rPr>
          <w:rFonts w:ascii="宋体" w:hAnsi="宋体" w:cs="宋体"/>
          <w:kern w:val="0"/>
          <w:sz w:val="24"/>
        </w:rPr>
        <w:t>客观维</w:t>
      </w:r>
      <w:proofErr w:type="gramEnd"/>
      <w:r w:rsidRPr="000F212F">
        <w:rPr>
          <w:rFonts w:ascii="宋体" w:hAnsi="宋体" w:cs="宋体"/>
          <w:kern w:val="0"/>
          <w:sz w:val="24"/>
        </w:rPr>
        <w:t>度评估增强效果。</w:t>
      </w:r>
    </w:p>
    <w:p w14:paraId="12C8B354" w14:textId="4798B327" w:rsidR="000F212F" w:rsidRPr="000F212F" w:rsidRDefault="000F212F" w:rsidP="000F212F">
      <w:pPr>
        <w:pStyle w:val="a4"/>
        <w:widowControl/>
        <w:numPr>
          <w:ilvl w:val="0"/>
          <w:numId w:val="20"/>
        </w:numPr>
        <w:wordWrap w:val="0"/>
        <w:ind w:left="442" w:firstLineChars="0" w:hanging="442"/>
        <w:jc w:val="left"/>
        <w:rPr>
          <w:rFonts w:ascii="宋体" w:hAnsi="宋体" w:cs="宋体" w:hint="eastAsia"/>
          <w:kern w:val="0"/>
          <w:sz w:val="24"/>
        </w:rPr>
      </w:pPr>
      <w:r w:rsidRPr="000F212F">
        <w:rPr>
          <w:rFonts w:ascii="宋体" w:hAnsi="宋体" w:cs="宋体"/>
          <w:kern w:val="0"/>
          <w:sz w:val="24"/>
        </w:rPr>
        <w:t>实验现象分析：结合视觉效果、直方图、定量指标，分析不同算法的优缺点。</w:t>
      </w:r>
    </w:p>
    <w:p w14:paraId="2EF85399" w14:textId="05EFF544" w:rsidR="00A63F48" w:rsidRDefault="00CD1BB4" w:rsidP="00AA0F04">
      <w:pPr>
        <w:numPr>
          <w:ilvl w:val="0"/>
          <w:numId w:val="1"/>
        </w:numPr>
        <w:spacing w:line="360" w:lineRule="auto"/>
        <w:rPr>
          <w:b/>
          <w:sz w:val="28"/>
          <w:szCs w:val="28"/>
        </w:rPr>
      </w:pPr>
      <w:r>
        <w:rPr>
          <w:rFonts w:hint="eastAsia"/>
          <w:b/>
          <w:sz w:val="28"/>
          <w:szCs w:val="28"/>
        </w:rPr>
        <w:t>实验编程</w:t>
      </w:r>
    </w:p>
    <w:p w14:paraId="58CCF919"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C586C0"/>
          <w:kern w:val="0"/>
          <w:szCs w:val="21"/>
        </w:rPr>
        <w:t>import</w:t>
      </w:r>
      <w:r w:rsidRPr="00141CAC">
        <w:rPr>
          <w:rFonts w:ascii="Consolas" w:hAnsi="Consolas" w:cs="宋体"/>
          <w:color w:val="BBBEBF"/>
          <w:kern w:val="0"/>
          <w:szCs w:val="21"/>
        </w:rPr>
        <w:t xml:space="preserve"> cv2</w:t>
      </w:r>
    </w:p>
    <w:p w14:paraId="4A7D23CD"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C586C0"/>
          <w:kern w:val="0"/>
          <w:szCs w:val="21"/>
        </w:rPr>
        <w:t>import</w:t>
      </w: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numpy</w:t>
      </w:r>
      <w:proofErr w:type="spellEnd"/>
      <w:r w:rsidRPr="00141CAC">
        <w:rPr>
          <w:rFonts w:ascii="Consolas" w:hAnsi="Consolas" w:cs="宋体"/>
          <w:color w:val="BBBEBF"/>
          <w:kern w:val="0"/>
          <w:szCs w:val="21"/>
        </w:rPr>
        <w:t xml:space="preserve"> </w:t>
      </w:r>
      <w:r w:rsidRPr="00141CAC">
        <w:rPr>
          <w:rFonts w:ascii="Consolas" w:hAnsi="Consolas" w:cs="宋体"/>
          <w:color w:val="C586C0"/>
          <w:kern w:val="0"/>
          <w:szCs w:val="21"/>
        </w:rPr>
        <w:t>as</w:t>
      </w:r>
      <w:r w:rsidRPr="00141CAC">
        <w:rPr>
          <w:rFonts w:ascii="Consolas" w:hAnsi="Consolas" w:cs="宋体"/>
          <w:color w:val="BBBEBF"/>
          <w:kern w:val="0"/>
          <w:szCs w:val="21"/>
        </w:rPr>
        <w:t xml:space="preserve"> np</w:t>
      </w:r>
    </w:p>
    <w:p w14:paraId="3DD342A5"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C586C0"/>
          <w:kern w:val="0"/>
          <w:szCs w:val="21"/>
        </w:rPr>
        <w:t>import</w:t>
      </w:r>
      <w:r w:rsidRPr="00141CAC">
        <w:rPr>
          <w:rFonts w:ascii="Consolas" w:hAnsi="Consolas" w:cs="宋体"/>
          <w:color w:val="BBBEBF"/>
          <w:kern w:val="0"/>
          <w:szCs w:val="21"/>
        </w:rPr>
        <w:t xml:space="preserve"> matplotlib</w:t>
      </w:r>
    </w:p>
    <w:p w14:paraId="6CB07F3E"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8B949E"/>
          <w:kern w:val="0"/>
          <w:szCs w:val="21"/>
        </w:rPr>
        <w:t xml:space="preserve"># </w:t>
      </w:r>
      <w:r w:rsidRPr="00141CAC">
        <w:rPr>
          <w:rFonts w:ascii="Consolas" w:hAnsi="Consolas" w:cs="宋体"/>
          <w:color w:val="8B949E"/>
          <w:kern w:val="0"/>
          <w:szCs w:val="21"/>
        </w:rPr>
        <w:t>强制无界面绘图，彻底解决</w:t>
      </w:r>
      <w:r w:rsidRPr="00141CAC">
        <w:rPr>
          <w:rFonts w:ascii="Consolas" w:hAnsi="Consolas" w:cs="宋体"/>
          <w:color w:val="8B949E"/>
          <w:kern w:val="0"/>
          <w:szCs w:val="21"/>
        </w:rPr>
        <w:t xml:space="preserve"> Qt </w:t>
      </w:r>
      <w:r w:rsidRPr="00141CAC">
        <w:rPr>
          <w:rFonts w:ascii="Consolas" w:hAnsi="Consolas" w:cs="宋体"/>
          <w:color w:val="8B949E"/>
          <w:kern w:val="0"/>
          <w:szCs w:val="21"/>
        </w:rPr>
        <w:t>报错！</w:t>
      </w:r>
    </w:p>
    <w:p w14:paraId="4A0E5C6B"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proofErr w:type="spellStart"/>
      <w:r w:rsidRPr="00141CAC">
        <w:rPr>
          <w:rFonts w:ascii="Consolas" w:hAnsi="Consolas" w:cs="宋体"/>
          <w:color w:val="BBBEBF"/>
          <w:kern w:val="0"/>
          <w:szCs w:val="21"/>
        </w:rPr>
        <w:t>matplotlib.use</w:t>
      </w:r>
      <w:proofErr w:type="spellEnd"/>
      <w:r w:rsidRPr="00141CAC">
        <w:rPr>
          <w:rFonts w:ascii="Consolas" w:hAnsi="Consolas" w:cs="宋体"/>
          <w:color w:val="BBBEBF"/>
          <w:kern w:val="0"/>
          <w:szCs w:val="21"/>
        </w:rPr>
        <w:t>(</w:t>
      </w:r>
      <w:r w:rsidRPr="00141CAC">
        <w:rPr>
          <w:rFonts w:ascii="Consolas" w:hAnsi="Consolas" w:cs="宋体"/>
          <w:color w:val="A5D6FF"/>
          <w:kern w:val="0"/>
          <w:szCs w:val="21"/>
        </w:rPr>
        <w:t>'Agg'</w:t>
      </w:r>
      <w:r w:rsidRPr="00141CAC">
        <w:rPr>
          <w:rFonts w:ascii="Consolas" w:hAnsi="Consolas" w:cs="宋体"/>
          <w:color w:val="BBBEBF"/>
          <w:kern w:val="0"/>
          <w:szCs w:val="21"/>
        </w:rPr>
        <w:t>)</w:t>
      </w:r>
    </w:p>
    <w:p w14:paraId="23FC481E"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C586C0"/>
          <w:kern w:val="0"/>
          <w:szCs w:val="21"/>
        </w:rPr>
        <w:t>import</w:t>
      </w:r>
      <w:r w:rsidRPr="00141CAC">
        <w:rPr>
          <w:rFonts w:ascii="Consolas" w:hAnsi="Consolas" w:cs="宋体"/>
          <w:color w:val="BBBEBF"/>
          <w:kern w:val="0"/>
          <w:szCs w:val="21"/>
        </w:rPr>
        <w:t xml:space="preserve"> </w:t>
      </w:r>
      <w:proofErr w:type="spellStart"/>
      <w:proofErr w:type="gramStart"/>
      <w:r w:rsidRPr="00141CAC">
        <w:rPr>
          <w:rFonts w:ascii="Consolas" w:hAnsi="Consolas" w:cs="宋体"/>
          <w:color w:val="BBBEBF"/>
          <w:kern w:val="0"/>
          <w:szCs w:val="21"/>
        </w:rPr>
        <w:t>matplotlib.pyplot</w:t>
      </w:r>
      <w:proofErr w:type="spellEnd"/>
      <w:proofErr w:type="gramEnd"/>
      <w:r w:rsidRPr="00141CAC">
        <w:rPr>
          <w:rFonts w:ascii="Consolas" w:hAnsi="Consolas" w:cs="宋体"/>
          <w:color w:val="BBBEBF"/>
          <w:kern w:val="0"/>
          <w:szCs w:val="21"/>
        </w:rPr>
        <w:t xml:space="preserve"> </w:t>
      </w:r>
      <w:r w:rsidRPr="00141CAC">
        <w:rPr>
          <w:rFonts w:ascii="Consolas" w:hAnsi="Consolas" w:cs="宋体"/>
          <w:color w:val="C586C0"/>
          <w:kern w:val="0"/>
          <w:szCs w:val="21"/>
        </w:rPr>
        <w:t>as</w:t>
      </w: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plt</w:t>
      </w:r>
      <w:proofErr w:type="spellEnd"/>
    </w:p>
    <w:p w14:paraId="2067792C"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C586C0"/>
          <w:kern w:val="0"/>
          <w:szCs w:val="21"/>
        </w:rPr>
        <w:t>import</w:t>
      </w: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os</w:t>
      </w:r>
      <w:proofErr w:type="spellEnd"/>
    </w:p>
    <w:p w14:paraId="3CA05165"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C586C0"/>
          <w:kern w:val="0"/>
          <w:szCs w:val="21"/>
        </w:rPr>
        <w:t>from</w:t>
      </w:r>
      <w:r w:rsidRPr="00141CAC">
        <w:rPr>
          <w:rFonts w:ascii="Consolas" w:hAnsi="Consolas" w:cs="宋体"/>
          <w:color w:val="BBBEBF"/>
          <w:kern w:val="0"/>
          <w:szCs w:val="21"/>
        </w:rPr>
        <w:t xml:space="preserve"> </w:t>
      </w:r>
      <w:proofErr w:type="spellStart"/>
      <w:proofErr w:type="gramStart"/>
      <w:r w:rsidRPr="00141CAC">
        <w:rPr>
          <w:rFonts w:ascii="Consolas" w:hAnsi="Consolas" w:cs="宋体"/>
          <w:color w:val="BBBEBF"/>
          <w:kern w:val="0"/>
          <w:szCs w:val="21"/>
        </w:rPr>
        <w:t>skimage.metrics</w:t>
      </w:r>
      <w:proofErr w:type="spellEnd"/>
      <w:proofErr w:type="gramEnd"/>
      <w:r w:rsidRPr="00141CAC">
        <w:rPr>
          <w:rFonts w:ascii="Consolas" w:hAnsi="Consolas" w:cs="宋体"/>
          <w:color w:val="BBBEBF"/>
          <w:kern w:val="0"/>
          <w:szCs w:val="21"/>
        </w:rPr>
        <w:t xml:space="preserve"> </w:t>
      </w:r>
      <w:r w:rsidRPr="00141CAC">
        <w:rPr>
          <w:rFonts w:ascii="Consolas" w:hAnsi="Consolas" w:cs="宋体"/>
          <w:color w:val="C586C0"/>
          <w:kern w:val="0"/>
          <w:szCs w:val="21"/>
        </w:rPr>
        <w:t>import</w:t>
      </w: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structural_similarity</w:t>
      </w:r>
      <w:proofErr w:type="spellEnd"/>
      <w:r w:rsidRPr="00141CAC">
        <w:rPr>
          <w:rFonts w:ascii="Consolas" w:hAnsi="Consolas" w:cs="宋体"/>
          <w:color w:val="BBBEBF"/>
          <w:kern w:val="0"/>
          <w:szCs w:val="21"/>
        </w:rPr>
        <w:t xml:space="preserve"> </w:t>
      </w:r>
      <w:r w:rsidRPr="00141CAC">
        <w:rPr>
          <w:rFonts w:ascii="Consolas" w:hAnsi="Consolas" w:cs="宋体"/>
          <w:color w:val="C586C0"/>
          <w:kern w:val="0"/>
          <w:szCs w:val="21"/>
        </w:rPr>
        <w:t>as</w:t>
      </w: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ssim</w:t>
      </w:r>
      <w:proofErr w:type="spellEnd"/>
    </w:p>
    <w:p w14:paraId="6D5F634F"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C586C0"/>
          <w:kern w:val="0"/>
          <w:szCs w:val="21"/>
        </w:rPr>
        <w:t>from</w:t>
      </w:r>
      <w:r w:rsidRPr="00141CAC">
        <w:rPr>
          <w:rFonts w:ascii="Consolas" w:hAnsi="Consolas" w:cs="宋体"/>
          <w:color w:val="BBBEBF"/>
          <w:kern w:val="0"/>
          <w:szCs w:val="21"/>
        </w:rPr>
        <w:t xml:space="preserve"> </w:t>
      </w:r>
      <w:proofErr w:type="spellStart"/>
      <w:proofErr w:type="gramStart"/>
      <w:r w:rsidRPr="00141CAC">
        <w:rPr>
          <w:rFonts w:ascii="Consolas" w:hAnsi="Consolas" w:cs="宋体"/>
          <w:color w:val="BBBEBF"/>
          <w:kern w:val="0"/>
          <w:szCs w:val="21"/>
        </w:rPr>
        <w:t>skimage.metrics</w:t>
      </w:r>
      <w:proofErr w:type="spellEnd"/>
      <w:proofErr w:type="gramEnd"/>
      <w:r w:rsidRPr="00141CAC">
        <w:rPr>
          <w:rFonts w:ascii="Consolas" w:hAnsi="Consolas" w:cs="宋体"/>
          <w:color w:val="BBBEBF"/>
          <w:kern w:val="0"/>
          <w:szCs w:val="21"/>
        </w:rPr>
        <w:t xml:space="preserve"> </w:t>
      </w:r>
      <w:r w:rsidRPr="00141CAC">
        <w:rPr>
          <w:rFonts w:ascii="Consolas" w:hAnsi="Consolas" w:cs="宋体"/>
          <w:color w:val="C586C0"/>
          <w:kern w:val="0"/>
          <w:szCs w:val="21"/>
        </w:rPr>
        <w:t>import</w:t>
      </w: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peak_signal_noise_ratio</w:t>
      </w:r>
      <w:proofErr w:type="spellEnd"/>
      <w:r w:rsidRPr="00141CAC">
        <w:rPr>
          <w:rFonts w:ascii="Consolas" w:hAnsi="Consolas" w:cs="宋体"/>
          <w:color w:val="BBBEBF"/>
          <w:kern w:val="0"/>
          <w:szCs w:val="21"/>
        </w:rPr>
        <w:t xml:space="preserve"> </w:t>
      </w:r>
      <w:r w:rsidRPr="00141CAC">
        <w:rPr>
          <w:rFonts w:ascii="Consolas" w:hAnsi="Consolas" w:cs="宋体"/>
          <w:color w:val="C586C0"/>
          <w:kern w:val="0"/>
          <w:szCs w:val="21"/>
        </w:rPr>
        <w:t>as</w:t>
      </w: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psnr</w:t>
      </w:r>
      <w:proofErr w:type="spellEnd"/>
    </w:p>
    <w:p w14:paraId="7F71C2CF"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p>
    <w:p w14:paraId="4A4B7BCE"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8B949E"/>
          <w:kern w:val="0"/>
          <w:szCs w:val="21"/>
        </w:rPr>
        <w:t xml:space="preserve"># -------------------------- 1. </w:t>
      </w:r>
      <w:r w:rsidRPr="00141CAC">
        <w:rPr>
          <w:rFonts w:ascii="Consolas" w:hAnsi="Consolas" w:cs="宋体"/>
          <w:color w:val="8B949E"/>
          <w:kern w:val="0"/>
          <w:szCs w:val="21"/>
        </w:rPr>
        <w:t>自定义实现模块</w:t>
      </w:r>
      <w:r w:rsidRPr="00141CAC">
        <w:rPr>
          <w:rFonts w:ascii="Consolas" w:hAnsi="Consolas" w:cs="宋体"/>
          <w:color w:val="8B949E"/>
          <w:kern w:val="0"/>
          <w:szCs w:val="21"/>
        </w:rPr>
        <w:t xml:space="preserve"> --------------------------</w:t>
      </w:r>
    </w:p>
    <w:p w14:paraId="4CD96A5F"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FF7B72"/>
          <w:kern w:val="0"/>
          <w:szCs w:val="21"/>
        </w:rPr>
        <w:t>def</w:t>
      </w:r>
      <w:r w:rsidRPr="00141CAC">
        <w:rPr>
          <w:rFonts w:ascii="Consolas" w:hAnsi="Consolas" w:cs="宋体"/>
          <w:color w:val="BBBEBF"/>
          <w:kern w:val="0"/>
          <w:szCs w:val="21"/>
        </w:rPr>
        <w:t xml:space="preserve"> </w:t>
      </w:r>
      <w:proofErr w:type="spellStart"/>
      <w:r w:rsidRPr="00141CAC">
        <w:rPr>
          <w:rFonts w:ascii="Consolas" w:hAnsi="Consolas" w:cs="宋体"/>
          <w:color w:val="D2A8FF"/>
          <w:kern w:val="0"/>
          <w:szCs w:val="21"/>
        </w:rPr>
        <w:t>my_histogram_equalization</w:t>
      </w:r>
      <w:proofErr w:type="spellEnd"/>
      <w:r w:rsidRPr="00141CAC">
        <w:rPr>
          <w:rFonts w:ascii="Consolas" w:hAnsi="Consolas" w:cs="宋体"/>
          <w:color w:val="BBBEBF"/>
          <w:kern w:val="0"/>
          <w:szCs w:val="21"/>
        </w:rPr>
        <w:t>(</w:t>
      </w:r>
      <w:proofErr w:type="spellStart"/>
      <w:r w:rsidRPr="00141CAC">
        <w:rPr>
          <w:rFonts w:ascii="Consolas" w:hAnsi="Consolas" w:cs="宋体"/>
          <w:color w:val="C9D1D9"/>
          <w:kern w:val="0"/>
          <w:szCs w:val="21"/>
        </w:rPr>
        <w:t>img_gray</w:t>
      </w:r>
      <w:proofErr w:type="spellEnd"/>
      <w:r w:rsidRPr="00141CAC">
        <w:rPr>
          <w:rFonts w:ascii="Consolas" w:hAnsi="Consolas" w:cs="宋体"/>
          <w:color w:val="BBBEBF"/>
          <w:kern w:val="0"/>
          <w:szCs w:val="21"/>
        </w:rPr>
        <w:t>):</w:t>
      </w:r>
    </w:p>
    <w:p w14:paraId="4BD2A4DD"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h, w </w:t>
      </w:r>
      <w:r w:rsidRPr="00141CAC">
        <w:rPr>
          <w:rFonts w:ascii="Consolas" w:hAnsi="Consolas" w:cs="宋体"/>
          <w:color w:val="D4D4D4"/>
          <w:kern w:val="0"/>
          <w:szCs w:val="21"/>
        </w:rPr>
        <w:t>=</w:t>
      </w: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img_</w:t>
      </w:r>
      <w:proofErr w:type="gramStart"/>
      <w:r w:rsidRPr="00141CAC">
        <w:rPr>
          <w:rFonts w:ascii="Consolas" w:hAnsi="Consolas" w:cs="宋体"/>
          <w:color w:val="BBBEBF"/>
          <w:kern w:val="0"/>
          <w:szCs w:val="21"/>
        </w:rPr>
        <w:t>gray.shape</w:t>
      </w:r>
      <w:proofErr w:type="spellEnd"/>
      <w:proofErr w:type="gramEnd"/>
    </w:p>
    <w:p w14:paraId="6B0B90C4"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hist </w:t>
      </w:r>
      <w:r w:rsidRPr="00141CAC">
        <w:rPr>
          <w:rFonts w:ascii="Consolas" w:hAnsi="Consolas" w:cs="宋体"/>
          <w:color w:val="D4D4D4"/>
          <w:kern w:val="0"/>
          <w:szCs w:val="21"/>
        </w:rPr>
        <w:t>=</w:t>
      </w:r>
      <w:r w:rsidRPr="00141CAC">
        <w:rPr>
          <w:rFonts w:ascii="Consolas" w:hAnsi="Consolas" w:cs="宋体"/>
          <w:color w:val="BBBEBF"/>
          <w:kern w:val="0"/>
          <w:szCs w:val="21"/>
        </w:rPr>
        <w:t xml:space="preserve"> </w:t>
      </w:r>
      <w:proofErr w:type="spellStart"/>
      <w:proofErr w:type="gramStart"/>
      <w:r w:rsidRPr="00141CAC">
        <w:rPr>
          <w:rFonts w:ascii="Consolas" w:hAnsi="Consolas" w:cs="宋体"/>
          <w:color w:val="BBBEBF"/>
          <w:kern w:val="0"/>
          <w:szCs w:val="21"/>
        </w:rPr>
        <w:t>np.bincount</w:t>
      </w:r>
      <w:proofErr w:type="spellEnd"/>
      <w:proofErr w:type="gramEnd"/>
      <w:r w:rsidRPr="00141CAC">
        <w:rPr>
          <w:rFonts w:ascii="Consolas" w:hAnsi="Consolas" w:cs="宋体"/>
          <w:color w:val="BBBEBF"/>
          <w:kern w:val="0"/>
          <w:szCs w:val="21"/>
        </w:rPr>
        <w:t>(</w:t>
      </w:r>
      <w:proofErr w:type="spellStart"/>
      <w:r w:rsidRPr="00141CAC">
        <w:rPr>
          <w:rFonts w:ascii="Consolas" w:hAnsi="Consolas" w:cs="宋体"/>
          <w:color w:val="BBBEBF"/>
          <w:kern w:val="0"/>
          <w:szCs w:val="21"/>
        </w:rPr>
        <w:t>img_</w:t>
      </w:r>
      <w:proofErr w:type="gramStart"/>
      <w:r w:rsidRPr="00141CAC">
        <w:rPr>
          <w:rFonts w:ascii="Consolas" w:hAnsi="Consolas" w:cs="宋体"/>
          <w:color w:val="BBBEBF"/>
          <w:kern w:val="0"/>
          <w:szCs w:val="21"/>
        </w:rPr>
        <w:t>gray.flatten</w:t>
      </w:r>
      <w:proofErr w:type="spellEnd"/>
      <w:proofErr w:type="gramEnd"/>
      <w:r w:rsidRPr="00141CAC">
        <w:rPr>
          <w:rFonts w:ascii="Consolas" w:hAnsi="Consolas" w:cs="宋体"/>
          <w:color w:val="BBBEBF"/>
          <w:kern w:val="0"/>
          <w:szCs w:val="21"/>
        </w:rPr>
        <w:t xml:space="preserve">(), </w:t>
      </w:r>
      <w:proofErr w:type="spellStart"/>
      <w:r w:rsidRPr="00141CAC">
        <w:rPr>
          <w:rFonts w:ascii="Consolas" w:hAnsi="Consolas" w:cs="宋体"/>
          <w:color w:val="FFA657"/>
          <w:kern w:val="0"/>
          <w:szCs w:val="21"/>
        </w:rPr>
        <w:t>minlength</w:t>
      </w:r>
      <w:proofErr w:type="spellEnd"/>
      <w:r w:rsidRPr="00141CAC">
        <w:rPr>
          <w:rFonts w:ascii="Consolas" w:hAnsi="Consolas" w:cs="宋体"/>
          <w:color w:val="D4D4D4"/>
          <w:kern w:val="0"/>
          <w:szCs w:val="21"/>
        </w:rPr>
        <w:t>=</w:t>
      </w:r>
      <w:r w:rsidRPr="00141CAC">
        <w:rPr>
          <w:rFonts w:ascii="Consolas" w:hAnsi="Consolas" w:cs="宋体"/>
          <w:color w:val="B5CEA8"/>
          <w:kern w:val="0"/>
          <w:szCs w:val="21"/>
        </w:rPr>
        <w:t>256</w:t>
      </w:r>
      <w:r w:rsidRPr="00141CAC">
        <w:rPr>
          <w:rFonts w:ascii="Consolas" w:hAnsi="Consolas" w:cs="宋体"/>
          <w:color w:val="BBBEBF"/>
          <w:kern w:val="0"/>
          <w:szCs w:val="21"/>
        </w:rPr>
        <w:t>)</w:t>
      </w:r>
    </w:p>
    <w:p w14:paraId="35BDB148"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cdf</w:t>
      </w:r>
      <w:proofErr w:type="spellEnd"/>
      <w:r w:rsidRPr="00141CAC">
        <w:rPr>
          <w:rFonts w:ascii="Consolas" w:hAnsi="Consolas" w:cs="宋体"/>
          <w:color w:val="BBBEBF"/>
          <w:kern w:val="0"/>
          <w:szCs w:val="21"/>
        </w:rPr>
        <w:t xml:space="preserve"> </w:t>
      </w:r>
      <w:r w:rsidRPr="00141CAC">
        <w:rPr>
          <w:rFonts w:ascii="Consolas" w:hAnsi="Consolas" w:cs="宋体"/>
          <w:color w:val="D4D4D4"/>
          <w:kern w:val="0"/>
          <w:szCs w:val="21"/>
        </w:rPr>
        <w:t>=</w:t>
      </w:r>
      <w:r w:rsidRPr="00141CAC">
        <w:rPr>
          <w:rFonts w:ascii="Consolas" w:hAnsi="Consolas" w:cs="宋体"/>
          <w:color w:val="BBBEBF"/>
          <w:kern w:val="0"/>
          <w:szCs w:val="21"/>
        </w:rPr>
        <w:t xml:space="preserve"> </w:t>
      </w:r>
      <w:proofErr w:type="spellStart"/>
      <w:proofErr w:type="gramStart"/>
      <w:r w:rsidRPr="00141CAC">
        <w:rPr>
          <w:rFonts w:ascii="Consolas" w:hAnsi="Consolas" w:cs="宋体"/>
          <w:color w:val="BBBEBF"/>
          <w:kern w:val="0"/>
          <w:szCs w:val="21"/>
        </w:rPr>
        <w:t>hist.cumsum</w:t>
      </w:r>
      <w:proofErr w:type="spellEnd"/>
      <w:proofErr w:type="gramEnd"/>
      <w:r w:rsidRPr="00141CAC">
        <w:rPr>
          <w:rFonts w:ascii="Consolas" w:hAnsi="Consolas" w:cs="宋体"/>
          <w:color w:val="BBBEBF"/>
          <w:kern w:val="0"/>
          <w:szCs w:val="21"/>
        </w:rPr>
        <w:t>()</w:t>
      </w:r>
    </w:p>
    <w:p w14:paraId="4946D738"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cdf_min</w:t>
      </w:r>
      <w:proofErr w:type="spellEnd"/>
      <w:r w:rsidRPr="00141CAC">
        <w:rPr>
          <w:rFonts w:ascii="Consolas" w:hAnsi="Consolas" w:cs="宋体"/>
          <w:color w:val="BBBEBF"/>
          <w:kern w:val="0"/>
          <w:szCs w:val="21"/>
        </w:rPr>
        <w:t xml:space="preserve"> </w:t>
      </w:r>
      <w:r w:rsidRPr="00141CAC">
        <w:rPr>
          <w:rFonts w:ascii="Consolas" w:hAnsi="Consolas" w:cs="宋体"/>
          <w:color w:val="D4D4D4"/>
          <w:kern w:val="0"/>
          <w:szCs w:val="21"/>
        </w:rPr>
        <w:t>=</w:t>
      </w:r>
      <w:r w:rsidRPr="00141CAC">
        <w:rPr>
          <w:rFonts w:ascii="Consolas" w:hAnsi="Consolas" w:cs="宋体"/>
          <w:color w:val="BBBEBF"/>
          <w:kern w:val="0"/>
          <w:szCs w:val="21"/>
        </w:rPr>
        <w:t xml:space="preserve"> </w:t>
      </w:r>
      <w:proofErr w:type="spellStart"/>
      <w:proofErr w:type="gramStart"/>
      <w:r w:rsidRPr="00141CAC">
        <w:rPr>
          <w:rFonts w:ascii="Consolas" w:hAnsi="Consolas" w:cs="宋体"/>
          <w:color w:val="BBBEBF"/>
          <w:kern w:val="0"/>
          <w:szCs w:val="21"/>
        </w:rPr>
        <w:t>cdf</w:t>
      </w:r>
      <w:proofErr w:type="spellEnd"/>
      <w:r w:rsidRPr="00141CAC">
        <w:rPr>
          <w:rFonts w:ascii="Consolas" w:hAnsi="Consolas" w:cs="宋体"/>
          <w:color w:val="BBBEBF"/>
          <w:kern w:val="0"/>
          <w:szCs w:val="21"/>
        </w:rPr>
        <w:t>[</w:t>
      </w:r>
      <w:proofErr w:type="spellStart"/>
      <w:proofErr w:type="gramEnd"/>
      <w:r w:rsidRPr="00141CAC">
        <w:rPr>
          <w:rFonts w:ascii="Consolas" w:hAnsi="Consolas" w:cs="宋体"/>
          <w:color w:val="BBBEBF"/>
          <w:kern w:val="0"/>
          <w:szCs w:val="21"/>
        </w:rPr>
        <w:t>cdf</w:t>
      </w:r>
      <w:proofErr w:type="spellEnd"/>
      <w:r w:rsidRPr="00141CAC">
        <w:rPr>
          <w:rFonts w:ascii="Consolas" w:hAnsi="Consolas" w:cs="宋体"/>
          <w:color w:val="BBBEBF"/>
          <w:kern w:val="0"/>
          <w:szCs w:val="21"/>
        </w:rPr>
        <w:t xml:space="preserve"> </w:t>
      </w:r>
      <w:r w:rsidRPr="00141CAC">
        <w:rPr>
          <w:rFonts w:ascii="Consolas" w:hAnsi="Consolas" w:cs="宋体"/>
          <w:color w:val="D4D4D4"/>
          <w:kern w:val="0"/>
          <w:szCs w:val="21"/>
        </w:rPr>
        <w:t>&gt;</w:t>
      </w:r>
      <w:r w:rsidRPr="00141CAC">
        <w:rPr>
          <w:rFonts w:ascii="Consolas" w:hAnsi="Consolas" w:cs="宋体"/>
          <w:color w:val="BBBEBF"/>
          <w:kern w:val="0"/>
          <w:szCs w:val="21"/>
        </w:rPr>
        <w:t xml:space="preserve"> </w:t>
      </w:r>
      <w:r w:rsidRPr="00141CAC">
        <w:rPr>
          <w:rFonts w:ascii="Consolas" w:hAnsi="Consolas" w:cs="宋体"/>
          <w:color w:val="B5CEA8"/>
          <w:kern w:val="0"/>
          <w:szCs w:val="21"/>
        </w:rPr>
        <w:t>0</w:t>
      </w:r>
      <w:proofErr w:type="gramStart"/>
      <w:r w:rsidRPr="00141CAC">
        <w:rPr>
          <w:rFonts w:ascii="Consolas" w:hAnsi="Consolas" w:cs="宋体"/>
          <w:color w:val="BBBEBF"/>
          <w:kern w:val="0"/>
          <w:szCs w:val="21"/>
        </w:rPr>
        <w:t>].min</w:t>
      </w:r>
      <w:proofErr w:type="gramEnd"/>
      <w:r w:rsidRPr="00141CAC">
        <w:rPr>
          <w:rFonts w:ascii="Consolas" w:hAnsi="Consolas" w:cs="宋体"/>
          <w:color w:val="BBBEBF"/>
          <w:kern w:val="0"/>
          <w:szCs w:val="21"/>
        </w:rPr>
        <w:t>()</w:t>
      </w:r>
    </w:p>
    <w:p w14:paraId="3DBB64CC"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equalized </w:t>
      </w:r>
      <w:r w:rsidRPr="00141CAC">
        <w:rPr>
          <w:rFonts w:ascii="Consolas" w:hAnsi="Consolas" w:cs="宋体"/>
          <w:color w:val="D4D4D4"/>
          <w:kern w:val="0"/>
          <w:szCs w:val="21"/>
        </w:rPr>
        <w:t>=</w:t>
      </w: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cdf</w:t>
      </w:r>
      <w:proofErr w:type="spellEnd"/>
      <w:r w:rsidRPr="00141CAC">
        <w:rPr>
          <w:rFonts w:ascii="Consolas" w:hAnsi="Consolas" w:cs="宋体"/>
          <w:color w:val="BBBEBF"/>
          <w:kern w:val="0"/>
          <w:szCs w:val="21"/>
        </w:rPr>
        <w:t>[</w:t>
      </w:r>
      <w:proofErr w:type="spellStart"/>
      <w:r w:rsidRPr="00141CAC">
        <w:rPr>
          <w:rFonts w:ascii="Consolas" w:hAnsi="Consolas" w:cs="宋体"/>
          <w:color w:val="BBBEBF"/>
          <w:kern w:val="0"/>
          <w:szCs w:val="21"/>
        </w:rPr>
        <w:t>img_gray</w:t>
      </w:r>
      <w:proofErr w:type="spellEnd"/>
      <w:r w:rsidRPr="00141CAC">
        <w:rPr>
          <w:rFonts w:ascii="Consolas" w:hAnsi="Consolas" w:cs="宋体"/>
          <w:color w:val="BBBEBF"/>
          <w:kern w:val="0"/>
          <w:szCs w:val="21"/>
        </w:rPr>
        <w:t xml:space="preserve">] </w:t>
      </w:r>
      <w:r w:rsidRPr="00141CAC">
        <w:rPr>
          <w:rFonts w:ascii="Consolas" w:hAnsi="Consolas" w:cs="宋体"/>
          <w:color w:val="D4D4D4"/>
          <w:kern w:val="0"/>
          <w:szCs w:val="21"/>
        </w:rPr>
        <w:t>-</w:t>
      </w: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cdf_min</w:t>
      </w:r>
      <w:proofErr w:type="spellEnd"/>
      <w:r w:rsidRPr="00141CAC">
        <w:rPr>
          <w:rFonts w:ascii="Consolas" w:hAnsi="Consolas" w:cs="宋体"/>
          <w:color w:val="BBBEBF"/>
          <w:kern w:val="0"/>
          <w:szCs w:val="21"/>
        </w:rPr>
        <w:t xml:space="preserve">) </w:t>
      </w:r>
      <w:r w:rsidRPr="00141CAC">
        <w:rPr>
          <w:rFonts w:ascii="Consolas" w:hAnsi="Consolas" w:cs="宋体"/>
          <w:color w:val="D4D4D4"/>
          <w:kern w:val="0"/>
          <w:szCs w:val="21"/>
        </w:rPr>
        <w:t>*</w:t>
      </w:r>
      <w:r w:rsidRPr="00141CAC">
        <w:rPr>
          <w:rFonts w:ascii="Consolas" w:hAnsi="Consolas" w:cs="宋体"/>
          <w:color w:val="BBBEBF"/>
          <w:kern w:val="0"/>
          <w:szCs w:val="21"/>
        </w:rPr>
        <w:t xml:space="preserve"> </w:t>
      </w:r>
      <w:r w:rsidRPr="00141CAC">
        <w:rPr>
          <w:rFonts w:ascii="Consolas" w:hAnsi="Consolas" w:cs="宋体"/>
          <w:color w:val="B5CEA8"/>
          <w:kern w:val="0"/>
          <w:szCs w:val="21"/>
        </w:rPr>
        <w:t>255</w:t>
      </w:r>
      <w:r w:rsidRPr="00141CAC">
        <w:rPr>
          <w:rFonts w:ascii="Consolas" w:hAnsi="Consolas" w:cs="宋体"/>
          <w:color w:val="BBBEBF"/>
          <w:kern w:val="0"/>
          <w:szCs w:val="21"/>
        </w:rPr>
        <w:t xml:space="preserve"> </w:t>
      </w:r>
      <w:r w:rsidRPr="00141CAC">
        <w:rPr>
          <w:rFonts w:ascii="Consolas" w:hAnsi="Consolas" w:cs="宋体"/>
          <w:color w:val="D4D4D4"/>
          <w:kern w:val="0"/>
          <w:szCs w:val="21"/>
        </w:rPr>
        <w:t>/</w:t>
      </w:r>
      <w:r w:rsidRPr="00141CAC">
        <w:rPr>
          <w:rFonts w:ascii="Consolas" w:hAnsi="Consolas" w:cs="宋体"/>
          <w:color w:val="BBBEBF"/>
          <w:kern w:val="0"/>
          <w:szCs w:val="21"/>
        </w:rPr>
        <w:t xml:space="preserve"> (h </w:t>
      </w:r>
      <w:r w:rsidRPr="00141CAC">
        <w:rPr>
          <w:rFonts w:ascii="Consolas" w:hAnsi="Consolas" w:cs="宋体"/>
          <w:color w:val="D4D4D4"/>
          <w:kern w:val="0"/>
          <w:szCs w:val="21"/>
        </w:rPr>
        <w:t>*</w:t>
      </w:r>
      <w:r w:rsidRPr="00141CAC">
        <w:rPr>
          <w:rFonts w:ascii="Consolas" w:hAnsi="Consolas" w:cs="宋体"/>
          <w:color w:val="BBBEBF"/>
          <w:kern w:val="0"/>
          <w:szCs w:val="21"/>
        </w:rPr>
        <w:t xml:space="preserve"> w </w:t>
      </w:r>
      <w:r w:rsidRPr="00141CAC">
        <w:rPr>
          <w:rFonts w:ascii="Consolas" w:hAnsi="Consolas" w:cs="宋体"/>
          <w:color w:val="D4D4D4"/>
          <w:kern w:val="0"/>
          <w:szCs w:val="21"/>
        </w:rPr>
        <w:t>-</w:t>
      </w: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cdf_min</w:t>
      </w:r>
      <w:proofErr w:type="spellEnd"/>
      <w:r w:rsidRPr="00141CAC">
        <w:rPr>
          <w:rFonts w:ascii="Consolas" w:hAnsi="Consolas" w:cs="宋体"/>
          <w:color w:val="BBBEBF"/>
          <w:kern w:val="0"/>
          <w:szCs w:val="21"/>
        </w:rPr>
        <w:t>)</w:t>
      </w:r>
      <w:proofErr w:type="gramStart"/>
      <w:r w:rsidRPr="00141CAC">
        <w:rPr>
          <w:rFonts w:ascii="Consolas" w:hAnsi="Consolas" w:cs="宋体"/>
          <w:color w:val="BBBEBF"/>
          <w:kern w:val="0"/>
          <w:szCs w:val="21"/>
        </w:rPr>
        <w:t>).</w:t>
      </w:r>
      <w:proofErr w:type="spellStart"/>
      <w:r w:rsidRPr="00141CAC">
        <w:rPr>
          <w:rFonts w:ascii="Consolas" w:hAnsi="Consolas" w:cs="宋体"/>
          <w:color w:val="BBBEBF"/>
          <w:kern w:val="0"/>
          <w:szCs w:val="21"/>
        </w:rPr>
        <w:t>astype</w:t>
      </w:r>
      <w:proofErr w:type="spellEnd"/>
      <w:proofErr w:type="gramEnd"/>
      <w:r w:rsidRPr="00141CAC">
        <w:rPr>
          <w:rFonts w:ascii="Consolas" w:hAnsi="Consolas" w:cs="宋体"/>
          <w:color w:val="BBBEBF"/>
          <w:kern w:val="0"/>
          <w:szCs w:val="21"/>
        </w:rPr>
        <w:t>(</w:t>
      </w:r>
      <w:proofErr w:type="gramStart"/>
      <w:r w:rsidRPr="00141CAC">
        <w:rPr>
          <w:rFonts w:ascii="Consolas" w:hAnsi="Consolas" w:cs="宋体"/>
          <w:color w:val="BBBEBF"/>
          <w:kern w:val="0"/>
          <w:szCs w:val="21"/>
        </w:rPr>
        <w:t>np.uint</w:t>
      </w:r>
      <w:proofErr w:type="gramEnd"/>
      <w:r w:rsidRPr="00141CAC">
        <w:rPr>
          <w:rFonts w:ascii="Consolas" w:hAnsi="Consolas" w:cs="宋体"/>
          <w:color w:val="BBBEBF"/>
          <w:kern w:val="0"/>
          <w:szCs w:val="21"/>
        </w:rPr>
        <w:t>8)</w:t>
      </w:r>
    </w:p>
    <w:p w14:paraId="5916BDB3"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r w:rsidRPr="00141CAC">
        <w:rPr>
          <w:rFonts w:ascii="Consolas" w:hAnsi="Consolas" w:cs="宋体"/>
          <w:color w:val="C586C0"/>
          <w:kern w:val="0"/>
          <w:szCs w:val="21"/>
        </w:rPr>
        <w:t>return</w:t>
      </w:r>
      <w:r w:rsidRPr="00141CAC">
        <w:rPr>
          <w:rFonts w:ascii="Consolas" w:hAnsi="Consolas" w:cs="宋体"/>
          <w:color w:val="BBBEBF"/>
          <w:kern w:val="0"/>
          <w:szCs w:val="21"/>
        </w:rPr>
        <w:t xml:space="preserve"> equalized</w:t>
      </w:r>
    </w:p>
    <w:p w14:paraId="587862D4"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p>
    <w:p w14:paraId="1D7440F3"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FF7B72"/>
          <w:kern w:val="0"/>
          <w:szCs w:val="21"/>
        </w:rPr>
        <w:t>def</w:t>
      </w:r>
      <w:r w:rsidRPr="00141CAC">
        <w:rPr>
          <w:rFonts w:ascii="Consolas" w:hAnsi="Consolas" w:cs="宋体"/>
          <w:color w:val="BBBEBF"/>
          <w:kern w:val="0"/>
          <w:szCs w:val="21"/>
        </w:rPr>
        <w:t xml:space="preserve"> </w:t>
      </w:r>
      <w:proofErr w:type="spellStart"/>
      <w:r w:rsidRPr="00141CAC">
        <w:rPr>
          <w:rFonts w:ascii="Consolas" w:hAnsi="Consolas" w:cs="宋体"/>
          <w:color w:val="D2A8FF"/>
          <w:kern w:val="0"/>
          <w:szCs w:val="21"/>
        </w:rPr>
        <w:t>my_mean_</w:t>
      </w:r>
      <w:proofErr w:type="gramStart"/>
      <w:r w:rsidRPr="00141CAC">
        <w:rPr>
          <w:rFonts w:ascii="Consolas" w:hAnsi="Consolas" w:cs="宋体"/>
          <w:color w:val="D2A8FF"/>
          <w:kern w:val="0"/>
          <w:szCs w:val="21"/>
        </w:rPr>
        <w:t>filter</w:t>
      </w:r>
      <w:proofErr w:type="spellEnd"/>
      <w:r w:rsidRPr="00141CAC">
        <w:rPr>
          <w:rFonts w:ascii="Consolas" w:hAnsi="Consolas" w:cs="宋体"/>
          <w:color w:val="BBBEBF"/>
          <w:kern w:val="0"/>
          <w:szCs w:val="21"/>
        </w:rPr>
        <w:t>(</w:t>
      </w:r>
      <w:proofErr w:type="spellStart"/>
      <w:proofErr w:type="gramEnd"/>
      <w:r w:rsidRPr="00141CAC">
        <w:rPr>
          <w:rFonts w:ascii="Consolas" w:hAnsi="Consolas" w:cs="宋体"/>
          <w:color w:val="C9D1D9"/>
          <w:kern w:val="0"/>
          <w:szCs w:val="21"/>
        </w:rPr>
        <w:t>img_gray</w:t>
      </w:r>
      <w:proofErr w:type="spellEnd"/>
      <w:r w:rsidRPr="00141CAC">
        <w:rPr>
          <w:rFonts w:ascii="Consolas" w:hAnsi="Consolas" w:cs="宋体"/>
          <w:color w:val="BBBEBF"/>
          <w:kern w:val="0"/>
          <w:szCs w:val="21"/>
        </w:rPr>
        <w:t xml:space="preserve">, </w:t>
      </w:r>
      <w:proofErr w:type="spellStart"/>
      <w:r w:rsidRPr="00141CAC">
        <w:rPr>
          <w:rFonts w:ascii="Consolas" w:hAnsi="Consolas" w:cs="宋体"/>
          <w:color w:val="C9D1D9"/>
          <w:kern w:val="0"/>
          <w:szCs w:val="21"/>
        </w:rPr>
        <w:t>ksize</w:t>
      </w:r>
      <w:proofErr w:type="spellEnd"/>
      <w:r w:rsidRPr="00141CAC">
        <w:rPr>
          <w:rFonts w:ascii="Consolas" w:hAnsi="Consolas" w:cs="宋体"/>
          <w:color w:val="D4D4D4"/>
          <w:kern w:val="0"/>
          <w:szCs w:val="21"/>
        </w:rPr>
        <w:t>=</w:t>
      </w:r>
      <w:r w:rsidRPr="00141CAC">
        <w:rPr>
          <w:rFonts w:ascii="Consolas" w:hAnsi="Consolas" w:cs="宋体"/>
          <w:color w:val="B5CEA8"/>
          <w:kern w:val="0"/>
          <w:szCs w:val="21"/>
        </w:rPr>
        <w:t>3</w:t>
      </w:r>
      <w:r w:rsidRPr="00141CAC">
        <w:rPr>
          <w:rFonts w:ascii="Consolas" w:hAnsi="Consolas" w:cs="宋体"/>
          <w:color w:val="BBBEBF"/>
          <w:kern w:val="0"/>
          <w:szCs w:val="21"/>
        </w:rPr>
        <w:t>):</w:t>
      </w:r>
    </w:p>
    <w:p w14:paraId="0FEC6D44"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kernel </w:t>
      </w:r>
      <w:r w:rsidRPr="00141CAC">
        <w:rPr>
          <w:rFonts w:ascii="Consolas" w:hAnsi="Consolas" w:cs="宋体"/>
          <w:color w:val="D4D4D4"/>
          <w:kern w:val="0"/>
          <w:szCs w:val="21"/>
        </w:rPr>
        <w:t>=</w:t>
      </w:r>
      <w:r w:rsidRPr="00141CAC">
        <w:rPr>
          <w:rFonts w:ascii="Consolas" w:hAnsi="Consolas" w:cs="宋体"/>
          <w:color w:val="BBBEBF"/>
          <w:kern w:val="0"/>
          <w:szCs w:val="21"/>
        </w:rPr>
        <w:t xml:space="preserve"> </w:t>
      </w:r>
      <w:proofErr w:type="spellStart"/>
      <w:proofErr w:type="gramStart"/>
      <w:r w:rsidRPr="00141CAC">
        <w:rPr>
          <w:rFonts w:ascii="Consolas" w:hAnsi="Consolas" w:cs="宋体"/>
          <w:color w:val="BBBEBF"/>
          <w:kern w:val="0"/>
          <w:szCs w:val="21"/>
        </w:rPr>
        <w:t>np.ones</w:t>
      </w:r>
      <w:proofErr w:type="spellEnd"/>
      <w:proofErr w:type="gramEnd"/>
      <w:r w:rsidRPr="00141CAC">
        <w:rPr>
          <w:rFonts w:ascii="Consolas" w:hAnsi="Consolas" w:cs="宋体"/>
          <w:color w:val="BBBEBF"/>
          <w:kern w:val="0"/>
          <w:szCs w:val="21"/>
        </w:rPr>
        <w:t>((</w:t>
      </w:r>
      <w:proofErr w:type="spellStart"/>
      <w:r w:rsidRPr="00141CAC">
        <w:rPr>
          <w:rFonts w:ascii="Consolas" w:hAnsi="Consolas" w:cs="宋体"/>
          <w:color w:val="BBBEBF"/>
          <w:kern w:val="0"/>
          <w:szCs w:val="21"/>
        </w:rPr>
        <w:t>ksize</w:t>
      </w:r>
      <w:proofErr w:type="spellEnd"/>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ksize</w:t>
      </w:r>
      <w:proofErr w:type="spellEnd"/>
      <w:r w:rsidRPr="00141CAC">
        <w:rPr>
          <w:rFonts w:ascii="Consolas" w:hAnsi="Consolas" w:cs="宋体"/>
          <w:color w:val="BBBEBF"/>
          <w:kern w:val="0"/>
          <w:szCs w:val="21"/>
        </w:rPr>
        <w:t xml:space="preserve">), </w:t>
      </w:r>
      <w:proofErr w:type="gramStart"/>
      <w:r w:rsidRPr="00141CAC">
        <w:rPr>
          <w:rFonts w:ascii="Consolas" w:hAnsi="Consolas" w:cs="宋体"/>
          <w:color w:val="BBBEBF"/>
          <w:kern w:val="0"/>
          <w:szCs w:val="21"/>
        </w:rPr>
        <w:t>np.float</w:t>
      </w:r>
      <w:proofErr w:type="gramEnd"/>
      <w:r w:rsidRPr="00141CAC">
        <w:rPr>
          <w:rFonts w:ascii="Consolas" w:hAnsi="Consolas" w:cs="宋体"/>
          <w:color w:val="BBBEBF"/>
          <w:kern w:val="0"/>
          <w:szCs w:val="21"/>
        </w:rPr>
        <w:t xml:space="preserve">32) </w:t>
      </w:r>
      <w:r w:rsidRPr="00141CAC">
        <w:rPr>
          <w:rFonts w:ascii="Consolas" w:hAnsi="Consolas" w:cs="宋体"/>
          <w:color w:val="D4D4D4"/>
          <w:kern w:val="0"/>
          <w:szCs w:val="21"/>
        </w:rPr>
        <w:t>/</w:t>
      </w: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ksize</w:t>
      </w:r>
      <w:proofErr w:type="spellEnd"/>
      <w:r w:rsidRPr="00141CAC">
        <w:rPr>
          <w:rFonts w:ascii="Consolas" w:hAnsi="Consolas" w:cs="宋体"/>
          <w:color w:val="D4D4D4"/>
          <w:kern w:val="0"/>
          <w:szCs w:val="21"/>
        </w:rPr>
        <w:t>*</w:t>
      </w:r>
      <w:proofErr w:type="spellStart"/>
      <w:r w:rsidRPr="00141CAC">
        <w:rPr>
          <w:rFonts w:ascii="Consolas" w:hAnsi="Consolas" w:cs="宋体"/>
          <w:color w:val="BBBEBF"/>
          <w:kern w:val="0"/>
          <w:szCs w:val="21"/>
        </w:rPr>
        <w:t>ksize</w:t>
      </w:r>
      <w:proofErr w:type="spellEnd"/>
      <w:r w:rsidRPr="00141CAC">
        <w:rPr>
          <w:rFonts w:ascii="Consolas" w:hAnsi="Consolas" w:cs="宋体"/>
          <w:color w:val="BBBEBF"/>
          <w:kern w:val="0"/>
          <w:szCs w:val="21"/>
        </w:rPr>
        <w:t>)</w:t>
      </w:r>
    </w:p>
    <w:p w14:paraId="7C288C03"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r w:rsidRPr="00141CAC">
        <w:rPr>
          <w:rFonts w:ascii="Consolas" w:hAnsi="Consolas" w:cs="宋体"/>
          <w:color w:val="C586C0"/>
          <w:kern w:val="0"/>
          <w:szCs w:val="21"/>
        </w:rPr>
        <w:t>return</w:t>
      </w:r>
      <w:r w:rsidRPr="00141CAC">
        <w:rPr>
          <w:rFonts w:ascii="Consolas" w:hAnsi="Consolas" w:cs="宋体"/>
          <w:color w:val="BBBEBF"/>
          <w:kern w:val="0"/>
          <w:szCs w:val="21"/>
        </w:rPr>
        <w:t xml:space="preserve"> cv2.filter2</w:t>
      </w:r>
      <w:proofErr w:type="gramStart"/>
      <w:r w:rsidRPr="00141CAC">
        <w:rPr>
          <w:rFonts w:ascii="Consolas" w:hAnsi="Consolas" w:cs="宋体"/>
          <w:color w:val="BBBEBF"/>
          <w:kern w:val="0"/>
          <w:szCs w:val="21"/>
        </w:rPr>
        <w:t>D(</w:t>
      </w:r>
      <w:proofErr w:type="spellStart"/>
      <w:proofErr w:type="gramEnd"/>
      <w:r w:rsidRPr="00141CAC">
        <w:rPr>
          <w:rFonts w:ascii="Consolas" w:hAnsi="Consolas" w:cs="宋体"/>
          <w:color w:val="BBBEBF"/>
          <w:kern w:val="0"/>
          <w:szCs w:val="21"/>
        </w:rPr>
        <w:t>img_gray</w:t>
      </w:r>
      <w:proofErr w:type="spellEnd"/>
      <w:r w:rsidRPr="00141CAC">
        <w:rPr>
          <w:rFonts w:ascii="Consolas" w:hAnsi="Consolas" w:cs="宋体"/>
          <w:color w:val="BBBEBF"/>
          <w:kern w:val="0"/>
          <w:szCs w:val="21"/>
        </w:rPr>
        <w:t xml:space="preserve">, </w:t>
      </w:r>
      <w:r w:rsidRPr="00141CAC">
        <w:rPr>
          <w:rFonts w:ascii="Consolas" w:hAnsi="Consolas" w:cs="宋体"/>
          <w:color w:val="D4D4D4"/>
          <w:kern w:val="0"/>
          <w:szCs w:val="21"/>
        </w:rPr>
        <w:t>-</w:t>
      </w:r>
      <w:r w:rsidRPr="00141CAC">
        <w:rPr>
          <w:rFonts w:ascii="Consolas" w:hAnsi="Consolas" w:cs="宋体"/>
          <w:color w:val="B5CEA8"/>
          <w:kern w:val="0"/>
          <w:szCs w:val="21"/>
        </w:rPr>
        <w:t>1</w:t>
      </w:r>
      <w:r w:rsidRPr="00141CAC">
        <w:rPr>
          <w:rFonts w:ascii="Consolas" w:hAnsi="Consolas" w:cs="宋体"/>
          <w:color w:val="BBBEBF"/>
          <w:kern w:val="0"/>
          <w:szCs w:val="21"/>
        </w:rPr>
        <w:t>, kernel)</w:t>
      </w:r>
    </w:p>
    <w:p w14:paraId="3A9045C7"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p>
    <w:p w14:paraId="4BD1B258"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8B949E"/>
          <w:kern w:val="0"/>
          <w:szCs w:val="21"/>
        </w:rPr>
        <w:t xml:space="preserve"># -------------------------- 2. </w:t>
      </w:r>
      <w:r w:rsidRPr="00141CAC">
        <w:rPr>
          <w:rFonts w:ascii="Consolas" w:hAnsi="Consolas" w:cs="宋体"/>
          <w:color w:val="8B949E"/>
          <w:kern w:val="0"/>
          <w:szCs w:val="21"/>
        </w:rPr>
        <w:t>增强算法（已修复参数名）</w:t>
      </w:r>
      <w:r w:rsidRPr="00141CAC">
        <w:rPr>
          <w:rFonts w:ascii="Consolas" w:hAnsi="Consolas" w:cs="宋体"/>
          <w:color w:val="8B949E"/>
          <w:kern w:val="0"/>
          <w:szCs w:val="21"/>
        </w:rPr>
        <w:t xml:space="preserve"> --------------------------</w:t>
      </w:r>
    </w:p>
    <w:p w14:paraId="46B3A5A5"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FF7B72"/>
          <w:kern w:val="0"/>
          <w:szCs w:val="21"/>
        </w:rPr>
        <w:t>def</w:t>
      </w:r>
      <w:r w:rsidRPr="00141CAC">
        <w:rPr>
          <w:rFonts w:ascii="Consolas" w:hAnsi="Consolas" w:cs="宋体"/>
          <w:color w:val="BBBEBF"/>
          <w:kern w:val="0"/>
          <w:szCs w:val="21"/>
        </w:rPr>
        <w:t xml:space="preserve"> </w:t>
      </w:r>
      <w:proofErr w:type="spellStart"/>
      <w:r w:rsidRPr="00141CAC">
        <w:rPr>
          <w:rFonts w:ascii="Consolas" w:hAnsi="Consolas" w:cs="宋体"/>
          <w:color w:val="D2A8FF"/>
          <w:kern w:val="0"/>
          <w:szCs w:val="21"/>
        </w:rPr>
        <w:t>clahe_</w:t>
      </w:r>
      <w:proofErr w:type="gramStart"/>
      <w:r w:rsidRPr="00141CAC">
        <w:rPr>
          <w:rFonts w:ascii="Consolas" w:hAnsi="Consolas" w:cs="宋体"/>
          <w:color w:val="D2A8FF"/>
          <w:kern w:val="0"/>
          <w:szCs w:val="21"/>
        </w:rPr>
        <w:t>enhancement</w:t>
      </w:r>
      <w:proofErr w:type="spellEnd"/>
      <w:r w:rsidRPr="00141CAC">
        <w:rPr>
          <w:rFonts w:ascii="Consolas" w:hAnsi="Consolas" w:cs="宋体"/>
          <w:color w:val="BBBEBF"/>
          <w:kern w:val="0"/>
          <w:szCs w:val="21"/>
        </w:rPr>
        <w:t>(</w:t>
      </w:r>
      <w:proofErr w:type="spellStart"/>
      <w:proofErr w:type="gramEnd"/>
      <w:r w:rsidRPr="00141CAC">
        <w:rPr>
          <w:rFonts w:ascii="Consolas" w:hAnsi="Consolas" w:cs="宋体"/>
          <w:color w:val="C9D1D9"/>
          <w:kern w:val="0"/>
          <w:szCs w:val="21"/>
        </w:rPr>
        <w:t>img_gray</w:t>
      </w:r>
      <w:proofErr w:type="spellEnd"/>
      <w:r w:rsidRPr="00141CAC">
        <w:rPr>
          <w:rFonts w:ascii="Consolas" w:hAnsi="Consolas" w:cs="宋体"/>
          <w:color w:val="BBBEBF"/>
          <w:kern w:val="0"/>
          <w:szCs w:val="21"/>
        </w:rPr>
        <w:t xml:space="preserve">, </w:t>
      </w:r>
      <w:proofErr w:type="spellStart"/>
      <w:r w:rsidRPr="00141CAC">
        <w:rPr>
          <w:rFonts w:ascii="Consolas" w:hAnsi="Consolas" w:cs="宋体"/>
          <w:color w:val="C9D1D9"/>
          <w:kern w:val="0"/>
          <w:szCs w:val="21"/>
        </w:rPr>
        <w:t>clip_limit</w:t>
      </w:r>
      <w:proofErr w:type="spellEnd"/>
      <w:r w:rsidRPr="00141CAC">
        <w:rPr>
          <w:rFonts w:ascii="Consolas" w:hAnsi="Consolas" w:cs="宋体"/>
          <w:color w:val="D4D4D4"/>
          <w:kern w:val="0"/>
          <w:szCs w:val="21"/>
        </w:rPr>
        <w:t>=</w:t>
      </w:r>
      <w:r w:rsidRPr="00141CAC">
        <w:rPr>
          <w:rFonts w:ascii="Consolas" w:hAnsi="Consolas" w:cs="宋体"/>
          <w:color w:val="B5CEA8"/>
          <w:kern w:val="0"/>
          <w:szCs w:val="21"/>
        </w:rPr>
        <w:t>2.0</w:t>
      </w:r>
      <w:r w:rsidRPr="00141CAC">
        <w:rPr>
          <w:rFonts w:ascii="Consolas" w:hAnsi="Consolas" w:cs="宋体"/>
          <w:color w:val="BBBEBF"/>
          <w:kern w:val="0"/>
          <w:szCs w:val="21"/>
        </w:rPr>
        <w:t xml:space="preserve">, </w:t>
      </w:r>
      <w:proofErr w:type="spellStart"/>
      <w:r w:rsidRPr="00141CAC">
        <w:rPr>
          <w:rFonts w:ascii="Consolas" w:hAnsi="Consolas" w:cs="宋体"/>
          <w:color w:val="C9D1D9"/>
          <w:kern w:val="0"/>
          <w:szCs w:val="21"/>
        </w:rPr>
        <w:t>grid_size</w:t>
      </w:r>
      <w:proofErr w:type="spellEnd"/>
      <w:proofErr w:type="gramStart"/>
      <w:r w:rsidRPr="00141CAC">
        <w:rPr>
          <w:rFonts w:ascii="Consolas" w:hAnsi="Consolas" w:cs="宋体"/>
          <w:color w:val="D4D4D4"/>
          <w:kern w:val="0"/>
          <w:szCs w:val="21"/>
        </w:rPr>
        <w:t>=</w:t>
      </w:r>
      <w:r w:rsidRPr="00141CAC">
        <w:rPr>
          <w:rFonts w:ascii="Consolas" w:hAnsi="Consolas" w:cs="宋体"/>
          <w:color w:val="BBBEBF"/>
          <w:kern w:val="0"/>
          <w:szCs w:val="21"/>
        </w:rPr>
        <w:t>(</w:t>
      </w:r>
      <w:proofErr w:type="gramEnd"/>
      <w:r w:rsidRPr="00141CAC">
        <w:rPr>
          <w:rFonts w:ascii="Consolas" w:hAnsi="Consolas" w:cs="宋体"/>
          <w:color w:val="B5CEA8"/>
          <w:kern w:val="0"/>
          <w:szCs w:val="21"/>
        </w:rPr>
        <w:t>8</w:t>
      </w:r>
      <w:r w:rsidRPr="00141CAC">
        <w:rPr>
          <w:rFonts w:ascii="Consolas" w:hAnsi="Consolas" w:cs="宋体"/>
          <w:color w:val="BBBEBF"/>
          <w:kern w:val="0"/>
          <w:szCs w:val="21"/>
        </w:rPr>
        <w:t>,</w:t>
      </w:r>
      <w:r w:rsidRPr="00141CAC">
        <w:rPr>
          <w:rFonts w:ascii="Consolas" w:hAnsi="Consolas" w:cs="宋体"/>
          <w:color w:val="B5CEA8"/>
          <w:kern w:val="0"/>
          <w:szCs w:val="21"/>
        </w:rPr>
        <w:t>8</w:t>
      </w:r>
      <w:r w:rsidRPr="00141CAC">
        <w:rPr>
          <w:rFonts w:ascii="Consolas" w:hAnsi="Consolas" w:cs="宋体"/>
          <w:color w:val="BBBEBF"/>
          <w:kern w:val="0"/>
          <w:szCs w:val="21"/>
        </w:rPr>
        <w:t>)):</w:t>
      </w:r>
    </w:p>
    <w:p w14:paraId="74E69650"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r w:rsidRPr="00141CAC">
        <w:rPr>
          <w:rFonts w:ascii="Consolas" w:hAnsi="Consolas" w:cs="宋体"/>
          <w:color w:val="8B949E"/>
          <w:kern w:val="0"/>
          <w:szCs w:val="21"/>
        </w:rPr>
        <w:t xml:space="preserve"># </w:t>
      </w:r>
      <w:r w:rsidRPr="00141CAC">
        <w:rPr>
          <w:rFonts w:ascii="Consolas" w:hAnsi="Consolas" w:cs="宋体"/>
          <w:color w:val="8B949E"/>
          <w:kern w:val="0"/>
          <w:szCs w:val="21"/>
        </w:rPr>
        <w:t>修复：参数</w:t>
      </w:r>
      <w:proofErr w:type="gramStart"/>
      <w:r w:rsidRPr="00141CAC">
        <w:rPr>
          <w:rFonts w:ascii="Consolas" w:hAnsi="Consolas" w:cs="宋体"/>
          <w:color w:val="8B949E"/>
          <w:kern w:val="0"/>
          <w:szCs w:val="21"/>
        </w:rPr>
        <w:t>名完全</w:t>
      </w:r>
      <w:proofErr w:type="gramEnd"/>
      <w:r w:rsidRPr="00141CAC">
        <w:rPr>
          <w:rFonts w:ascii="Consolas" w:hAnsi="Consolas" w:cs="宋体"/>
          <w:color w:val="8B949E"/>
          <w:kern w:val="0"/>
          <w:szCs w:val="21"/>
        </w:rPr>
        <w:t>对应，</w:t>
      </w:r>
      <w:proofErr w:type="spellStart"/>
      <w:r w:rsidRPr="00141CAC">
        <w:rPr>
          <w:rFonts w:ascii="Consolas" w:hAnsi="Consolas" w:cs="宋体"/>
          <w:color w:val="8B949E"/>
          <w:kern w:val="0"/>
          <w:szCs w:val="21"/>
        </w:rPr>
        <w:t>gridSize</w:t>
      </w:r>
      <w:proofErr w:type="spellEnd"/>
      <w:r w:rsidRPr="00141CAC">
        <w:rPr>
          <w:rFonts w:ascii="Consolas" w:hAnsi="Consolas" w:cs="宋体"/>
          <w:color w:val="8B949E"/>
          <w:kern w:val="0"/>
          <w:szCs w:val="21"/>
        </w:rPr>
        <w:t xml:space="preserve"> </w:t>
      </w:r>
      <w:r w:rsidRPr="00141CAC">
        <w:rPr>
          <w:rFonts w:ascii="Consolas" w:hAnsi="Consolas" w:cs="宋体"/>
          <w:color w:val="8B949E"/>
          <w:kern w:val="0"/>
          <w:szCs w:val="21"/>
        </w:rPr>
        <w:t>改为</w:t>
      </w:r>
      <w:r w:rsidRPr="00141CAC">
        <w:rPr>
          <w:rFonts w:ascii="Consolas" w:hAnsi="Consolas" w:cs="宋体"/>
          <w:color w:val="8B949E"/>
          <w:kern w:val="0"/>
          <w:szCs w:val="21"/>
        </w:rPr>
        <w:t xml:space="preserve"> </w:t>
      </w:r>
      <w:proofErr w:type="spellStart"/>
      <w:r w:rsidRPr="00141CAC">
        <w:rPr>
          <w:rFonts w:ascii="Consolas" w:hAnsi="Consolas" w:cs="宋体"/>
          <w:color w:val="8B949E"/>
          <w:kern w:val="0"/>
          <w:szCs w:val="21"/>
        </w:rPr>
        <w:t>grid_size</w:t>
      </w:r>
      <w:proofErr w:type="spellEnd"/>
    </w:p>
    <w:p w14:paraId="4D216011"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clahe</w:t>
      </w:r>
      <w:proofErr w:type="spellEnd"/>
      <w:r w:rsidRPr="00141CAC">
        <w:rPr>
          <w:rFonts w:ascii="Consolas" w:hAnsi="Consolas" w:cs="宋体"/>
          <w:color w:val="BBBEBF"/>
          <w:kern w:val="0"/>
          <w:szCs w:val="21"/>
        </w:rPr>
        <w:t xml:space="preserve"> </w:t>
      </w:r>
      <w:r w:rsidRPr="00141CAC">
        <w:rPr>
          <w:rFonts w:ascii="Consolas" w:hAnsi="Consolas" w:cs="宋体"/>
          <w:color w:val="D4D4D4"/>
          <w:kern w:val="0"/>
          <w:szCs w:val="21"/>
        </w:rPr>
        <w:t>=</w:t>
      </w:r>
      <w:r w:rsidRPr="00141CAC">
        <w:rPr>
          <w:rFonts w:ascii="Consolas" w:hAnsi="Consolas" w:cs="宋体"/>
          <w:color w:val="BBBEBF"/>
          <w:kern w:val="0"/>
          <w:szCs w:val="21"/>
        </w:rPr>
        <w:t xml:space="preserve"> cv2.createCLAHE(</w:t>
      </w:r>
      <w:proofErr w:type="spellStart"/>
      <w:r w:rsidRPr="00141CAC">
        <w:rPr>
          <w:rFonts w:ascii="Consolas" w:hAnsi="Consolas" w:cs="宋体"/>
          <w:color w:val="FFA657"/>
          <w:kern w:val="0"/>
          <w:szCs w:val="21"/>
        </w:rPr>
        <w:t>clipLimit</w:t>
      </w:r>
      <w:proofErr w:type="spellEnd"/>
      <w:r w:rsidRPr="00141CAC">
        <w:rPr>
          <w:rFonts w:ascii="Consolas" w:hAnsi="Consolas" w:cs="宋体"/>
          <w:color w:val="D4D4D4"/>
          <w:kern w:val="0"/>
          <w:szCs w:val="21"/>
        </w:rPr>
        <w:t>=</w:t>
      </w:r>
      <w:proofErr w:type="spellStart"/>
      <w:r w:rsidRPr="00141CAC">
        <w:rPr>
          <w:rFonts w:ascii="Consolas" w:hAnsi="Consolas" w:cs="宋体"/>
          <w:color w:val="BBBEBF"/>
          <w:kern w:val="0"/>
          <w:szCs w:val="21"/>
        </w:rPr>
        <w:t>clip_limit</w:t>
      </w:r>
      <w:proofErr w:type="spellEnd"/>
      <w:r w:rsidRPr="00141CAC">
        <w:rPr>
          <w:rFonts w:ascii="Consolas" w:hAnsi="Consolas" w:cs="宋体"/>
          <w:color w:val="BBBEBF"/>
          <w:kern w:val="0"/>
          <w:szCs w:val="21"/>
        </w:rPr>
        <w:t xml:space="preserve">, </w:t>
      </w:r>
      <w:proofErr w:type="spellStart"/>
      <w:r w:rsidRPr="00141CAC">
        <w:rPr>
          <w:rFonts w:ascii="Consolas" w:hAnsi="Consolas" w:cs="宋体"/>
          <w:color w:val="FFA657"/>
          <w:kern w:val="0"/>
          <w:szCs w:val="21"/>
        </w:rPr>
        <w:t>tileGridSize</w:t>
      </w:r>
      <w:proofErr w:type="spellEnd"/>
      <w:r w:rsidRPr="00141CAC">
        <w:rPr>
          <w:rFonts w:ascii="Consolas" w:hAnsi="Consolas" w:cs="宋体"/>
          <w:color w:val="D4D4D4"/>
          <w:kern w:val="0"/>
          <w:szCs w:val="21"/>
        </w:rPr>
        <w:t>=</w:t>
      </w:r>
      <w:proofErr w:type="spellStart"/>
      <w:r w:rsidRPr="00141CAC">
        <w:rPr>
          <w:rFonts w:ascii="Consolas" w:hAnsi="Consolas" w:cs="宋体"/>
          <w:color w:val="BBBEBF"/>
          <w:kern w:val="0"/>
          <w:szCs w:val="21"/>
        </w:rPr>
        <w:t>grid_size</w:t>
      </w:r>
      <w:proofErr w:type="spellEnd"/>
      <w:r w:rsidRPr="00141CAC">
        <w:rPr>
          <w:rFonts w:ascii="Consolas" w:hAnsi="Consolas" w:cs="宋体"/>
          <w:color w:val="BBBEBF"/>
          <w:kern w:val="0"/>
          <w:szCs w:val="21"/>
        </w:rPr>
        <w:t>)</w:t>
      </w:r>
    </w:p>
    <w:p w14:paraId="146F4053"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r w:rsidRPr="00141CAC">
        <w:rPr>
          <w:rFonts w:ascii="Consolas" w:hAnsi="Consolas" w:cs="宋体"/>
          <w:color w:val="C586C0"/>
          <w:kern w:val="0"/>
          <w:szCs w:val="21"/>
        </w:rPr>
        <w:t>return</w:t>
      </w:r>
      <w:r w:rsidRPr="00141CAC">
        <w:rPr>
          <w:rFonts w:ascii="Consolas" w:hAnsi="Consolas" w:cs="宋体"/>
          <w:color w:val="BBBEBF"/>
          <w:kern w:val="0"/>
          <w:szCs w:val="21"/>
        </w:rPr>
        <w:t xml:space="preserve"> </w:t>
      </w:r>
      <w:proofErr w:type="spellStart"/>
      <w:proofErr w:type="gramStart"/>
      <w:r w:rsidRPr="00141CAC">
        <w:rPr>
          <w:rFonts w:ascii="Consolas" w:hAnsi="Consolas" w:cs="宋体"/>
          <w:color w:val="BBBEBF"/>
          <w:kern w:val="0"/>
          <w:szCs w:val="21"/>
        </w:rPr>
        <w:t>clahe.apply</w:t>
      </w:r>
      <w:proofErr w:type="spellEnd"/>
      <w:proofErr w:type="gramEnd"/>
      <w:r w:rsidRPr="00141CAC">
        <w:rPr>
          <w:rFonts w:ascii="Consolas" w:hAnsi="Consolas" w:cs="宋体"/>
          <w:color w:val="BBBEBF"/>
          <w:kern w:val="0"/>
          <w:szCs w:val="21"/>
        </w:rPr>
        <w:t>(</w:t>
      </w:r>
      <w:proofErr w:type="spellStart"/>
      <w:r w:rsidRPr="00141CAC">
        <w:rPr>
          <w:rFonts w:ascii="Consolas" w:hAnsi="Consolas" w:cs="宋体"/>
          <w:color w:val="BBBEBF"/>
          <w:kern w:val="0"/>
          <w:szCs w:val="21"/>
        </w:rPr>
        <w:t>img_gray</w:t>
      </w:r>
      <w:proofErr w:type="spellEnd"/>
      <w:r w:rsidRPr="00141CAC">
        <w:rPr>
          <w:rFonts w:ascii="Consolas" w:hAnsi="Consolas" w:cs="宋体"/>
          <w:color w:val="BBBEBF"/>
          <w:kern w:val="0"/>
          <w:szCs w:val="21"/>
        </w:rPr>
        <w:t>)</w:t>
      </w:r>
    </w:p>
    <w:p w14:paraId="0B0362F5"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p>
    <w:p w14:paraId="1BF80A54"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FF7B72"/>
          <w:kern w:val="0"/>
          <w:szCs w:val="21"/>
        </w:rPr>
        <w:lastRenderedPageBreak/>
        <w:t>def</w:t>
      </w:r>
      <w:r w:rsidRPr="00141CAC">
        <w:rPr>
          <w:rFonts w:ascii="Consolas" w:hAnsi="Consolas" w:cs="宋体"/>
          <w:color w:val="BBBEBF"/>
          <w:kern w:val="0"/>
          <w:szCs w:val="21"/>
        </w:rPr>
        <w:t xml:space="preserve"> </w:t>
      </w:r>
      <w:proofErr w:type="spellStart"/>
      <w:r w:rsidRPr="00141CAC">
        <w:rPr>
          <w:rFonts w:ascii="Consolas" w:hAnsi="Consolas" w:cs="宋体"/>
          <w:color w:val="D2A8FF"/>
          <w:kern w:val="0"/>
          <w:szCs w:val="21"/>
        </w:rPr>
        <w:t>gaussian_</w:t>
      </w:r>
      <w:proofErr w:type="gramStart"/>
      <w:r w:rsidRPr="00141CAC">
        <w:rPr>
          <w:rFonts w:ascii="Consolas" w:hAnsi="Consolas" w:cs="宋体"/>
          <w:color w:val="D2A8FF"/>
          <w:kern w:val="0"/>
          <w:szCs w:val="21"/>
        </w:rPr>
        <w:t>filter</w:t>
      </w:r>
      <w:proofErr w:type="spellEnd"/>
      <w:r w:rsidRPr="00141CAC">
        <w:rPr>
          <w:rFonts w:ascii="Consolas" w:hAnsi="Consolas" w:cs="宋体"/>
          <w:color w:val="BBBEBF"/>
          <w:kern w:val="0"/>
          <w:szCs w:val="21"/>
        </w:rPr>
        <w:t>(</w:t>
      </w:r>
      <w:proofErr w:type="spellStart"/>
      <w:proofErr w:type="gramEnd"/>
      <w:r w:rsidRPr="00141CAC">
        <w:rPr>
          <w:rFonts w:ascii="Consolas" w:hAnsi="Consolas" w:cs="宋体"/>
          <w:color w:val="C9D1D9"/>
          <w:kern w:val="0"/>
          <w:szCs w:val="21"/>
        </w:rPr>
        <w:t>img_gray</w:t>
      </w:r>
      <w:proofErr w:type="spellEnd"/>
      <w:r w:rsidRPr="00141CAC">
        <w:rPr>
          <w:rFonts w:ascii="Consolas" w:hAnsi="Consolas" w:cs="宋体"/>
          <w:color w:val="BBBEBF"/>
          <w:kern w:val="0"/>
          <w:szCs w:val="21"/>
        </w:rPr>
        <w:t xml:space="preserve">, </w:t>
      </w:r>
      <w:proofErr w:type="spellStart"/>
      <w:r w:rsidRPr="00141CAC">
        <w:rPr>
          <w:rFonts w:ascii="Consolas" w:hAnsi="Consolas" w:cs="宋体"/>
          <w:color w:val="C9D1D9"/>
          <w:kern w:val="0"/>
          <w:szCs w:val="21"/>
        </w:rPr>
        <w:t>ksize</w:t>
      </w:r>
      <w:proofErr w:type="spellEnd"/>
      <w:r w:rsidRPr="00141CAC">
        <w:rPr>
          <w:rFonts w:ascii="Consolas" w:hAnsi="Consolas" w:cs="宋体"/>
          <w:color w:val="D4D4D4"/>
          <w:kern w:val="0"/>
          <w:szCs w:val="21"/>
        </w:rPr>
        <w:t>=</w:t>
      </w:r>
      <w:r w:rsidRPr="00141CAC">
        <w:rPr>
          <w:rFonts w:ascii="Consolas" w:hAnsi="Consolas" w:cs="宋体"/>
          <w:color w:val="B5CEA8"/>
          <w:kern w:val="0"/>
          <w:szCs w:val="21"/>
        </w:rPr>
        <w:t>3</w:t>
      </w:r>
      <w:r w:rsidRPr="00141CAC">
        <w:rPr>
          <w:rFonts w:ascii="Consolas" w:hAnsi="Consolas" w:cs="宋体"/>
          <w:color w:val="BBBEBF"/>
          <w:kern w:val="0"/>
          <w:szCs w:val="21"/>
        </w:rPr>
        <w:t xml:space="preserve">, </w:t>
      </w:r>
      <w:r w:rsidRPr="00141CAC">
        <w:rPr>
          <w:rFonts w:ascii="Consolas" w:hAnsi="Consolas" w:cs="宋体"/>
          <w:color w:val="C9D1D9"/>
          <w:kern w:val="0"/>
          <w:szCs w:val="21"/>
        </w:rPr>
        <w:t>sigma</w:t>
      </w:r>
      <w:r w:rsidRPr="00141CAC">
        <w:rPr>
          <w:rFonts w:ascii="Consolas" w:hAnsi="Consolas" w:cs="宋体"/>
          <w:color w:val="D4D4D4"/>
          <w:kern w:val="0"/>
          <w:szCs w:val="21"/>
        </w:rPr>
        <w:t>=</w:t>
      </w:r>
      <w:r w:rsidRPr="00141CAC">
        <w:rPr>
          <w:rFonts w:ascii="Consolas" w:hAnsi="Consolas" w:cs="宋体"/>
          <w:color w:val="B5CEA8"/>
          <w:kern w:val="0"/>
          <w:szCs w:val="21"/>
        </w:rPr>
        <w:t>0</w:t>
      </w:r>
      <w:r w:rsidRPr="00141CAC">
        <w:rPr>
          <w:rFonts w:ascii="Consolas" w:hAnsi="Consolas" w:cs="宋体"/>
          <w:color w:val="BBBEBF"/>
          <w:kern w:val="0"/>
          <w:szCs w:val="21"/>
        </w:rPr>
        <w:t>):</w:t>
      </w:r>
    </w:p>
    <w:p w14:paraId="15B0EA45"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r w:rsidRPr="00141CAC">
        <w:rPr>
          <w:rFonts w:ascii="Consolas" w:hAnsi="Consolas" w:cs="宋体"/>
          <w:color w:val="C586C0"/>
          <w:kern w:val="0"/>
          <w:szCs w:val="21"/>
        </w:rPr>
        <w:t>return</w:t>
      </w:r>
      <w:r w:rsidRPr="00141CAC">
        <w:rPr>
          <w:rFonts w:ascii="Consolas" w:hAnsi="Consolas" w:cs="宋体"/>
          <w:color w:val="BBBEBF"/>
          <w:kern w:val="0"/>
          <w:szCs w:val="21"/>
        </w:rPr>
        <w:t xml:space="preserve"> cv2.GaussianBlur(</w:t>
      </w:r>
      <w:proofErr w:type="spellStart"/>
      <w:r w:rsidRPr="00141CAC">
        <w:rPr>
          <w:rFonts w:ascii="Consolas" w:hAnsi="Consolas" w:cs="宋体"/>
          <w:color w:val="BBBEBF"/>
          <w:kern w:val="0"/>
          <w:szCs w:val="21"/>
        </w:rPr>
        <w:t>img_gray</w:t>
      </w:r>
      <w:proofErr w:type="spellEnd"/>
      <w:r w:rsidRPr="00141CAC">
        <w:rPr>
          <w:rFonts w:ascii="Consolas" w:hAnsi="Consolas" w:cs="宋体"/>
          <w:color w:val="BBBEBF"/>
          <w:kern w:val="0"/>
          <w:szCs w:val="21"/>
        </w:rPr>
        <w:t>, (</w:t>
      </w:r>
      <w:proofErr w:type="spellStart"/>
      <w:r w:rsidRPr="00141CAC">
        <w:rPr>
          <w:rFonts w:ascii="Consolas" w:hAnsi="Consolas" w:cs="宋体"/>
          <w:color w:val="BBBEBF"/>
          <w:kern w:val="0"/>
          <w:szCs w:val="21"/>
        </w:rPr>
        <w:t>ksize</w:t>
      </w:r>
      <w:proofErr w:type="spellEnd"/>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ksize</w:t>
      </w:r>
      <w:proofErr w:type="spellEnd"/>
      <w:r w:rsidRPr="00141CAC">
        <w:rPr>
          <w:rFonts w:ascii="Consolas" w:hAnsi="Consolas" w:cs="宋体"/>
          <w:color w:val="BBBEBF"/>
          <w:kern w:val="0"/>
          <w:szCs w:val="21"/>
        </w:rPr>
        <w:t>), sigma)</w:t>
      </w:r>
    </w:p>
    <w:p w14:paraId="3F1823EC"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p>
    <w:p w14:paraId="1C26D9D2"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FF7B72"/>
          <w:kern w:val="0"/>
          <w:szCs w:val="21"/>
        </w:rPr>
        <w:t>def</w:t>
      </w:r>
      <w:r w:rsidRPr="00141CAC">
        <w:rPr>
          <w:rFonts w:ascii="Consolas" w:hAnsi="Consolas" w:cs="宋体"/>
          <w:color w:val="BBBEBF"/>
          <w:kern w:val="0"/>
          <w:szCs w:val="21"/>
        </w:rPr>
        <w:t xml:space="preserve"> </w:t>
      </w:r>
      <w:proofErr w:type="spellStart"/>
      <w:r w:rsidRPr="00141CAC">
        <w:rPr>
          <w:rFonts w:ascii="Consolas" w:hAnsi="Consolas" w:cs="宋体"/>
          <w:color w:val="D2A8FF"/>
          <w:kern w:val="0"/>
          <w:szCs w:val="21"/>
        </w:rPr>
        <w:t>median_</w:t>
      </w:r>
      <w:proofErr w:type="gramStart"/>
      <w:r w:rsidRPr="00141CAC">
        <w:rPr>
          <w:rFonts w:ascii="Consolas" w:hAnsi="Consolas" w:cs="宋体"/>
          <w:color w:val="D2A8FF"/>
          <w:kern w:val="0"/>
          <w:szCs w:val="21"/>
        </w:rPr>
        <w:t>filter</w:t>
      </w:r>
      <w:proofErr w:type="spellEnd"/>
      <w:r w:rsidRPr="00141CAC">
        <w:rPr>
          <w:rFonts w:ascii="Consolas" w:hAnsi="Consolas" w:cs="宋体"/>
          <w:color w:val="BBBEBF"/>
          <w:kern w:val="0"/>
          <w:szCs w:val="21"/>
        </w:rPr>
        <w:t>(</w:t>
      </w:r>
      <w:proofErr w:type="spellStart"/>
      <w:proofErr w:type="gramEnd"/>
      <w:r w:rsidRPr="00141CAC">
        <w:rPr>
          <w:rFonts w:ascii="Consolas" w:hAnsi="Consolas" w:cs="宋体"/>
          <w:color w:val="C9D1D9"/>
          <w:kern w:val="0"/>
          <w:szCs w:val="21"/>
        </w:rPr>
        <w:t>img_gray</w:t>
      </w:r>
      <w:proofErr w:type="spellEnd"/>
      <w:r w:rsidRPr="00141CAC">
        <w:rPr>
          <w:rFonts w:ascii="Consolas" w:hAnsi="Consolas" w:cs="宋体"/>
          <w:color w:val="BBBEBF"/>
          <w:kern w:val="0"/>
          <w:szCs w:val="21"/>
        </w:rPr>
        <w:t xml:space="preserve">, </w:t>
      </w:r>
      <w:proofErr w:type="spellStart"/>
      <w:r w:rsidRPr="00141CAC">
        <w:rPr>
          <w:rFonts w:ascii="Consolas" w:hAnsi="Consolas" w:cs="宋体"/>
          <w:color w:val="C9D1D9"/>
          <w:kern w:val="0"/>
          <w:szCs w:val="21"/>
        </w:rPr>
        <w:t>ksize</w:t>
      </w:r>
      <w:proofErr w:type="spellEnd"/>
      <w:r w:rsidRPr="00141CAC">
        <w:rPr>
          <w:rFonts w:ascii="Consolas" w:hAnsi="Consolas" w:cs="宋体"/>
          <w:color w:val="D4D4D4"/>
          <w:kern w:val="0"/>
          <w:szCs w:val="21"/>
        </w:rPr>
        <w:t>=</w:t>
      </w:r>
      <w:r w:rsidRPr="00141CAC">
        <w:rPr>
          <w:rFonts w:ascii="Consolas" w:hAnsi="Consolas" w:cs="宋体"/>
          <w:color w:val="B5CEA8"/>
          <w:kern w:val="0"/>
          <w:szCs w:val="21"/>
        </w:rPr>
        <w:t>3</w:t>
      </w:r>
      <w:r w:rsidRPr="00141CAC">
        <w:rPr>
          <w:rFonts w:ascii="Consolas" w:hAnsi="Consolas" w:cs="宋体"/>
          <w:color w:val="BBBEBF"/>
          <w:kern w:val="0"/>
          <w:szCs w:val="21"/>
        </w:rPr>
        <w:t>):</w:t>
      </w:r>
    </w:p>
    <w:p w14:paraId="197F12E6"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r w:rsidRPr="00141CAC">
        <w:rPr>
          <w:rFonts w:ascii="Consolas" w:hAnsi="Consolas" w:cs="宋体"/>
          <w:color w:val="C586C0"/>
          <w:kern w:val="0"/>
          <w:szCs w:val="21"/>
        </w:rPr>
        <w:t>return</w:t>
      </w:r>
      <w:r w:rsidRPr="00141CAC">
        <w:rPr>
          <w:rFonts w:ascii="Consolas" w:hAnsi="Consolas" w:cs="宋体"/>
          <w:color w:val="BBBEBF"/>
          <w:kern w:val="0"/>
          <w:szCs w:val="21"/>
        </w:rPr>
        <w:t xml:space="preserve"> cv2.medianBlur(</w:t>
      </w:r>
      <w:proofErr w:type="spellStart"/>
      <w:r w:rsidRPr="00141CAC">
        <w:rPr>
          <w:rFonts w:ascii="Consolas" w:hAnsi="Consolas" w:cs="宋体"/>
          <w:color w:val="BBBEBF"/>
          <w:kern w:val="0"/>
          <w:szCs w:val="21"/>
        </w:rPr>
        <w:t>img_gray</w:t>
      </w:r>
      <w:proofErr w:type="spellEnd"/>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ksize</w:t>
      </w:r>
      <w:proofErr w:type="spellEnd"/>
      <w:r w:rsidRPr="00141CAC">
        <w:rPr>
          <w:rFonts w:ascii="Consolas" w:hAnsi="Consolas" w:cs="宋体"/>
          <w:color w:val="BBBEBF"/>
          <w:kern w:val="0"/>
          <w:szCs w:val="21"/>
        </w:rPr>
        <w:t>)</w:t>
      </w:r>
    </w:p>
    <w:p w14:paraId="3B04D194"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p>
    <w:p w14:paraId="42E8F44E"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FF7B72"/>
          <w:kern w:val="0"/>
          <w:szCs w:val="21"/>
        </w:rPr>
        <w:t>def</w:t>
      </w:r>
      <w:r w:rsidRPr="00141CAC">
        <w:rPr>
          <w:rFonts w:ascii="Consolas" w:hAnsi="Consolas" w:cs="宋体"/>
          <w:color w:val="BBBEBF"/>
          <w:kern w:val="0"/>
          <w:szCs w:val="21"/>
        </w:rPr>
        <w:t xml:space="preserve"> </w:t>
      </w:r>
      <w:proofErr w:type="spellStart"/>
      <w:r w:rsidRPr="00141CAC">
        <w:rPr>
          <w:rFonts w:ascii="Consolas" w:hAnsi="Consolas" w:cs="宋体"/>
          <w:color w:val="D2A8FF"/>
          <w:kern w:val="0"/>
          <w:szCs w:val="21"/>
        </w:rPr>
        <w:t>laplacian_</w:t>
      </w:r>
      <w:proofErr w:type="gramStart"/>
      <w:r w:rsidRPr="00141CAC">
        <w:rPr>
          <w:rFonts w:ascii="Consolas" w:hAnsi="Consolas" w:cs="宋体"/>
          <w:color w:val="D2A8FF"/>
          <w:kern w:val="0"/>
          <w:szCs w:val="21"/>
        </w:rPr>
        <w:t>sharpen</w:t>
      </w:r>
      <w:proofErr w:type="spellEnd"/>
      <w:r w:rsidRPr="00141CAC">
        <w:rPr>
          <w:rFonts w:ascii="Consolas" w:hAnsi="Consolas" w:cs="宋体"/>
          <w:color w:val="BBBEBF"/>
          <w:kern w:val="0"/>
          <w:szCs w:val="21"/>
        </w:rPr>
        <w:t>(</w:t>
      </w:r>
      <w:proofErr w:type="spellStart"/>
      <w:proofErr w:type="gramEnd"/>
      <w:r w:rsidRPr="00141CAC">
        <w:rPr>
          <w:rFonts w:ascii="Consolas" w:hAnsi="Consolas" w:cs="宋体"/>
          <w:color w:val="C9D1D9"/>
          <w:kern w:val="0"/>
          <w:szCs w:val="21"/>
        </w:rPr>
        <w:t>img_gray</w:t>
      </w:r>
      <w:proofErr w:type="spellEnd"/>
      <w:r w:rsidRPr="00141CAC">
        <w:rPr>
          <w:rFonts w:ascii="Consolas" w:hAnsi="Consolas" w:cs="宋体"/>
          <w:color w:val="BBBEBF"/>
          <w:kern w:val="0"/>
          <w:szCs w:val="21"/>
        </w:rPr>
        <w:t xml:space="preserve">, </w:t>
      </w:r>
      <w:proofErr w:type="spellStart"/>
      <w:r w:rsidRPr="00141CAC">
        <w:rPr>
          <w:rFonts w:ascii="Consolas" w:hAnsi="Consolas" w:cs="宋体"/>
          <w:color w:val="C9D1D9"/>
          <w:kern w:val="0"/>
          <w:szCs w:val="21"/>
        </w:rPr>
        <w:t>ksize</w:t>
      </w:r>
      <w:proofErr w:type="spellEnd"/>
      <w:r w:rsidRPr="00141CAC">
        <w:rPr>
          <w:rFonts w:ascii="Consolas" w:hAnsi="Consolas" w:cs="宋体"/>
          <w:color w:val="D4D4D4"/>
          <w:kern w:val="0"/>
          <w:szCs w:val="21"/>
        </w:rPr>
        <w:t>=</w:t>
      </w:r>
      <w:r w:rsidRPr="00141CAC">
        <w:rPr>
          <w:rFonts w:ascii="Consolas" w:hAnsi="Consolas" w:cs="宋体"/>
          <w:color w:val="B5CEA8"/>
          <w:kern w:val="0"/>
          <w:szCs w:val="21"/>
        </w:rPr>
        <w:t>3</w:t>
      </w:r>
      <w:r w:rsidRPr="00141CAC">
        <w:rPr>
          <w:rFonts w:ascii="Consolas" w:hAnsi="Consolas" w:cs="宋体"/>
          <w:color w:val="BBBEBF"/>
          <w:kern w:val="0"/>
          <w:szCs w:val="21"/>
        </w:rPr>
        <w:t>):</w:t>
      </w:r>
    </w:p>
    <w:p w14:paraId="7DF1307F"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lap </w:t>
      </w:r>
      <w:r w:rsidRPr="00141CAC">
        <w:rPr>
          <w:rFonts w:ascii="Consolas" w:hAnsi="Consolas" w:cs="宋体"/>
          <w:color w:val="D4D4D4"/>
          <w:kern w:val="0"/>
          <w:szCs w:val="21"/>
        </w:rPr>
        <w:t>=</w:t>
      </w:r>
      <w:r w:rsidRPr="00141CAC">
        <w:rPr>
          <w:rFonts w:ascii="Consolas" w:hAnsi="Consolas" w:cs="宋体"/>
          <w:color w:val="BBBEBF"/>
          <w:kern w:val="0"/>
          <w:szCs w:val="21"/>
        </w:rPr>
        <w:t xml:space="preserve"> cv2.Laplacian(</w:t>
      </w:r>
      <w:proofErr w:type="spellStart"/>
      <w:r w:rsidRPr="00141CAC">
        <w:rPr>
          <w:rFonts w:ascii="Consolas" w:hAnsi="Consolas" w:cs="宋体"/>
          <w:color w:val="BBBEBF"/>
          <w:kern w:val="0"/>
          <w:szCs w:val="21"/>
        </w:rPr>
        <w:t>img_gray</w:t>
      </w:r>
      <w:proofErr w:type="spellEnd"/>
      <w:r w:rsidRPr="00141CAC">
        <w:rPr>
          <w:rFonts w:ascii="Consolas" w:hAnsi="Consolas" w:cs="宋体"/>
          <w:color w:val="BBBEBF"/>
          <w:kern w:val="0"/>
          <w:szCs w:val="21"/>
        </w:rPr>
        <w:t>, cv2.</w:t>
      </w:r>
      <w:r w:rsidRPr="00141CAC">
        <w:rPr>
          <w:rFonts w:ascii="Consolas" w:hAnsi="Consolas" w:cs="宋体"/>
          <w:color w:val="79C0FF"/>
          <w:kern w:val="0"/>
          <w:szCs w:val="21"/>
        </w:rPr>
        <w:t>CV_64F</w:t>
      </w:r>
      <w:r w:rsidRPr="00141CAC">
        <w:rPr>
          <w:rFonts w:ascii="Consolas" w:hAnsi="Consolas" w:cs="宋体"/>
          <w:color w:val="BBBEBF"/>
          <w:kern w:val="0"/>
          <w:szCs w:val="21"/>
        </w:rPr>
        <w:t xml:space="preserve">, </w:t>
      </w:r>
      <w:proofErr w:type="spellStart"/>
      <w:r w:rsidRPr="00141CAC">
        <w:rPr>
          <w:rFonts w:ascii="Consolas" w:hAnsi="Consolas" w:cs="宋体"/>
          <w:color w:val="FFA657"/>
          <w:kern w:val="0"/>
          <w:szCs w:val="21"/>
        </w:rPr>
        <w:t>ksize</w:t>
      </w:r>
      <w:proofErr w:type="spellEnd"/>
      <w:r w:rsidRPr="00141CAC">
        <w:rPr>
          <w:rFonts w:ascii="Consolas" w:hAnsi="Consolas" w:cs="宋体"/>
          <w:color w:val="D4D4D4"/>
          <w:kern w:val="0"/>
          <w:szCs w:val="21"/>
        </w:rPr>
        <w:t>=</w:t>
      </w:r>
      <w:proofErr w:type="spellStart"/>
      <w:r w:rsidRPr="00141CAC">
        <w:rPr>
          <w:rFonts w:ascii="Consolas" w:hAnsi="Consolas" w:cs="宋体"/>
          <w:color w:val="BBBEBF"/>
          <w:kern w:val="0"/>
          <w:szCs w:val="21"/>
        </w:rPr>
        <w:t>ksize</w:t>
      </w:r>
      <w:proofErr w:type="spellEnd"/>
      <w:r w:rsidRPr="00141CAC">
        <w:rPr>
          <w:rFonts w:ascii="Consolas" w:hAnsi="Consolas" w:cs="宋体"/>
          <w:color w:val="BBBEBF"/>
          <w:kern w:val="0"/>
          <w:szCs w:val="21"/>
        </w:rPr>
        <w:t>)</w:t>
      </w:r>
    </w:p>
    <w:p w14:paraId="28DE6203"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r w:rsidRPr="00141CAC">
        <w:rPr>
          <w:rFonts w:ascii="Consolas" w:hAnsi="Consolas" w:cs="宋体"/>
          <w:color w:val="C586C0"/>
          <w:kern w:val="0"/>
          <w:szCs w:val="21"/>
        </w:rPr>
        <w:t>return</w:t>
      </w:r>
      <w:r w:rsidRPr="00141CAC">
        <w:rPr>
          <w:rFonts w:ascii="Consolas" w:hAnsi="Consolas" w:cs="宋体"/>
          <w:color w:val="BBBEBF"/>
          <w:kern w:val="0"/>
          <w:szCs w:val="21"/>
        </w:rPr>
        <w:t xml:space="preserve"> cv2.convertScaleAbs(</w:t>
      </w:r>
      <w:proofErr w:type="spellStart"/>
      <w:r w:rsidRPr="00141CAC">
        <w:rPr>
          <w:rFonts w:ascii="Consolas" w:hAnsi="Consolas" w:cs="宋体"/>
          <w:color w:val="BBBEBF"/>
          <w:kern w:val="0"/>
          <w:szCs w:val="21"/>
        </w:rPr>
        <w:t>img_gray</w:t>
      </w:r>
      <w:proofErr w:type="spellEnd"/>
      <w:r w:rsidRPr="00141CAC">
        <w:rPr>
          <w:rFonts w:ascii="Consolas" w:hAnsi="Consolas" w:cs="宋体"/>
          <w:color w:val="BBBEBF"/>
          <w:kern w:val="0"/>
          <w:szCs w:val="21"/>
        </w:rPr>
        <w:t xml:space="preserve"> </w:t>
      </w:r>
      <w:r w:rsidRPr="00141CAC">
        <w:rPr>
          <w:rFonts w:ascii="Consolas" w:hAnsi="Consolas" w:cs="宋体"/>
          <w:color w:val="D4D4D4"/>
          <w:kern w:val="0"/>
          <w:szCs w:val="21"/>
        </w:rPr>
        <w:t>-</w:t>
      </w:r>
      <w:r w:rsidRPr="00141CAC">
        <w:rPr>
          <w:rFonts w:ascii="Consolas" w:hAnsi="Consolas" w:cs="宋体"/>
          <w:color w:val="BBBEBF"/>
          <w:kern w:val="0"/>
          <w:szCs w:val="21"/>
        </w:rPr>
        <w:t xml:space="preserve"> lap)</w:t>
      </w:r>
    </w:p>
    <w:p w14:paraId="7662D9E3"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p>
    <w:p w14:paraId="494DE0A3"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8B949E"/>
          <w:kern w:val="0"/>
          <w:szCs w:val="21"/>
        </w:rPr>
        <w:t xml:space="preserve"># -------------------------- 3. </w:t>
      </w:r>
      <w:r w:rsidRPr="00141CAC">
        <w:rPr>
          <w:rFonts w:ascii="Consolas" w:hAnsi="Consolas" w:cs="宋体"/>
          <w:color w:val="8B949E"/>
          <w:kern w:val="0"/>
          <w:szCs w:val="21"/>
        </w:rPr>
        <w:t>组合方法</w:t>
      </w:r>
      <w:r w:rsidRPr="00141CAC">
        <w:rPr>
          <w:rFonts w:ascii="Consolas" w:hAnsi="Consolas" w:cs="宋体"/>
          <w:color w:val="8B949E"/>
          <w:kern w:val="0"/>
          <w:szCs w:val="21"/>
        </w:rPr>
        <w:t xml:space="preserve"> --------------------------</w:t>
      </w:r>
    </w:p>
    <w:p w14:paraId="4BAF9AC4"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FF7B72"/>
          <w:kern w:val="0"/>
          <w:szCs w:val="21"/>
        </w:rPr>
        <w:t>def</w:t>
      </w:r>
      <w:r w:rsidRPr="00141CAC">
        <w:rPr>
          <w:rFonts w:ascii="Consolas" w:hAnsi="Consolas" w:cs="宋体"/>
          <w:color w:val="BBBEBF"/>
          <w:kern w:val="0"/>
          <w:szCs w:val="21"/>
        </w:rPr>
        <w:t xml:space="preserve"> </w:t>
      </w:r>
      <w:proofErr w:type="spellStart"/>
      <w:r w:rsidRPr="00141CAC">
        <w:rPr>
          <w:rFonts w:ascii="Consolas" w:hAnsi="Consolas" w:cs="宋体"/>
          <w:color w:val="D2A8FF"/>
          <w:kern w:val="0"/>
          <w:szCs w:val="21"/>
        </w:rPr>
        <w:t>filter_then_equalize</w:t>
      </w:r>
      <w:proofErr w:type="spellEnd"/>
      <w:r w:rsidRPr="00141CAC">
        <w:rPr>
          <w:rFonts w:ascii="Consolas" w:hAnsi="Consolas" w:cs="宋体"/>
          <w:color w:val="BBBEBF"/>
          <w:kern w:val="0"/>
          <w:szCs w:val="21"/>
        </w:rPr>
        <w:t>(</w:t>
      </w:r>
      <w:proofErr w:type="spellStart"/>
      <w:r w:rsidRPr="00141CAC">
        <w:rPr>
          <w:rFonts w:ascii="Consolas" w:hAnsi="Consolas" w:cs="宋体"/>
          <w:color w:val="C9D1D9"/>
          <w:kern w:val="0"/>
          <w:szCs w:val="21"/>
        </w:rPr>
        <w:t>img_gray</w:t>
      </w:r>
      <w:proofErr w:type="spellEnd"/>
      <w:r w:rsidRPr="00141CAC">
        <w:rPr>
          <w:rFonts w:ascii="Consolas" w:hAnsi="Consolas" w:cs="宋体"/>
          <w:color w:val="BBBEBF"/>
          <w:kern w:val="0"/>
          <w:szCs w:val="21"/>
        </w:rPr>
        <w:t>):</w:t>
      </w:r>
    </w:p>
    <w:p w14:paraId="2AD12AF8"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img</w:t>
      </w:r>
      <w:proofErr w:type="spellEnd"/>
      <w:r w:rsidRPr="00141CAC">
        <w:rPr>
          <w:rFonts w:ascii="Consolas" w:hAnsi="Consolas" w:cs="宋体"/>
          <w:color w:val="BBBEBF"/>
          <w:kern w:val="0"/>
          <w:szCs w:val="21"/>
        </w:rPr>
        <w:t xml:space="preserve"> </w:t>
      </w:r>
      <w:r w:rsidRPr="00141CAC">
        <w:rPr>
          <w:rFonts w:ascii="Consolas" w:hAnsi="Consolas" w:cs="宋体"/>
          <w:color w:val="D4D4D4"/>
          <w:kern w:val="0"/>
          <w:szCs w:val="21"/>
        </w:rPr>
        <w:t>=</w:t>
      </w: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my_mean_filter</w:t>
      </w:r>
      <w:proofErr w:type="spellEnd"/>
      <w:r w:rsidRPr="00141CAC">
        <w:rPr>
          <w:rFonts w:ascii="Consolas" w:hAnsi="Consolas" w:cs="宋体"/>
          <w:color w:val="BBBEBF"/>
          <w:kern w:val="0"/>
          <w:szCs w:val="21"/>
        </w:rPr>
        <w:t>(</w:t>
      </w:r>
      <w:proofErr w:type="spellStart"/>
      <w:r w:rsidRPr="00141CAC">
        <w:rPr>
          <w:rFonts w:ascii="Consolas" w:hAnsi="Consolas" w:cs="宋体"/>
          <w:color w:val="BBBEBF"/>
          <w:kern w:val="0"/>
          <w:szCs w:val="21"/>
        </w:rPr>
        <w:t>img_gray</w:t>
      </w:r>
      <w:proofErr w:type="spellEnd"/>
      <w:r w:rsidRPr="00141CAC">
        <w:rPr>
          <w:rFonts w:ascii="Consolas" w:hAnsi="Consolas" w:cs="宋体"/>
          <w:color w:val="BBBEBF"/>
          <w:kern w:val="0"/>
          <w:szCs w:val="21"/>
        </w:rPr>
        <w:t>)</w:t>
      </w:r>
    </w:p>
    <w:p w14:paraId="356A36CC"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r w:rsidRPr="00141CAC">
        <w:rPr>
          <w:rFonts w:ascii="Consolas" w:hAnsi="Consolas" w:cs="宋体"/>
          <w:color w:val="C586C0"/>
          <w:kern w:val="0"/>
          <w:szCs w:val="21"/>
        </w:rPr>
        <w:t>return</w:t>
      </w: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my_histogram_equalization</w:t>
      </w:r>
      <w:proofErr w:type="spellEnd"/>
      <w:r w:rsidRPr="00141CAC">
        <w:rPr>
          <w:rFonts w:ascii="Consolas" w:hAnsi="Consolas" w:cs="宋体"/>
          <w:color w:val="BBBEBF"/>
          <w:kern w:val="0"/>
          <w:szCs w:val="21"/>
        </w:rPr>
        <w:t>(</w:t>
      </w:r>
      <w:proofErr w:type="spellStart"/>
      <w:r w:rsidRPr="00141CAC">
        <w:rPr>
          <w:rFonts w:ascii="Consolas" w:hAnsi="Consolas" w:cs="宋体"/>
          <w:color w:val="BBBEBF"/>
          <w:kern w:val="0"/>
          <w:szCs w:val="21"/>
        </w:rPr>
        <w:t>img</w:t>
      </w:r>
      <w:proofErr w:type="spellEnd"/>
      <w:r w:rsidRPr="00141CAC">
        <w:rPr>
          <w:rFonts w:ascii="Consolas" w:hAnsi="Consolas" w:cs="宋体"/>
          <w:color w:val="BBBEBF"/>
          <w:kern w:val="0"/>
          <w:szCs w:val="21"/>
        </w:rPr>
        <w:t>)</w:t>
      </w:r>
    </w:p>
    <w:p w14:paraId="46C50D9F"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p>
    <w:p w14:paraId="10A85A9E"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FF7B72"/>
          <w:kern w:val="0"/>
          <w:szCs w:val="21"/>
        </w:rPr>
        <w:t>def</w:t>
      </w:r>
      <w:r w:rsidRPr="00141CAC">
        <w:rPr>
          <w:rFonts w:ascii="Consolas" w:hAnsi="Consolas" w:cs="宋体"/>
          <w:color w:val="BBBEBF"/>
          <w:kern w:val="0"/>
          <w:szCs w:val="21"/>
        </w:rPr>
        <w:t xml:space="preserve"> </w:t>
      </w:r>
      <w:proofErr w:type="spellStart"/>
      <w:r w:rsidRPr="00141CAC">
        <w:rPr>
          <w:rFonts w:ascii="Consolas" w:hAnsi="Consolas" w:cs="宋体"/>
          <w:color w:val="D2A8FF"/>
          <w:kern w:val="0"/>
          <w:szCs w:val="21"/>
        </w:rPr>
        <w:t>equalize_then_filter</w:t>
      </w:r>
      <w:proofErr w:type="spellEnd"/>
      <w:r w:rsidRPr="00141CAC">
        <w:rPr>
          <w:rFonts w:ascii="Consolas" w:hAnsi="Consolas" w:cs="宋体"/>
          <w:color w:val="BBBEBF"/>
          <w:kern w:val="0"/>
          <w:szCs w:val="21"/>
        </w:rPr>
        <w:t>(</w:t>
      </w:r>
      <w:proofErr w:type="spellStart"/>
      <w:r w:rsidRPr="00141CAC">
        <w:rPr>
          <w:rFonts w:ascii="Consolas" w:hAnsi="Consolas" w:cs="宋体"/>
          <w:color w:val="C9D1D9"/>
          <w:kern w:val="0"/>
          <w:szCs w:val="21"/>
        </w:rPr>
        <w:t>img_gray</w:t>
      </w:r>
      <w:proofErr w:type="spellEnd"/>
      <w:r w:rsidRPr="00141CAC">
        <w:rPr>
          <w:rFonts w:ascii="Consolas" w:hAnsi="Consolas" w:cs="宋体"/>
          <w:color w:val="BBBEBF"/>
          <w:kern w:val="0"/>
          <w:szCs w:val="21"/>
        </w:rPr>
        <w:t>):</w:t>
      </w:r>
    </w:p>
    <w:p w14:paraId="25A90850"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img</w:t>
      </w:r>
      <w:proofErr w:type="spellEnd"/>
      <w:r w:rsidRPr="00141CAC">
        <w:rPr>
          <w:rFonts w:ascii="Consolas" w:hAnsi="Consolas" w:cs="宋体"/>
          <w:color w:val="BBBEBF"/>
          <w:kern w:val="0"/>
          <w:szCs w:val="21"/>
        </w:rPr>
        <w:t xml:space="preserve"> </w:t>
      </w:r>
      <w:r w:rsidRPr="00141CAC">
        <w:rPr>
          <w:rFonts w:ascii="Consolas" w:hAnsi="Consolas" w:cs="宋体"/>
          <w:color w:val="D4D4D4"/>
          <w:kern w:val="0"/>
          <w:szCs w:val="21"/>
        </w:rPr>
        <w:t>=</w:t>
      </w: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my_histogram_equalization</w:t>
      </w:r>
      <w:proofErr w:type="spellEnd"/>
      <w:r w:rsidRPr="00141CAC">
        <w:rPr>
          <w:rFonts w:ascii="Consolas" w:hAnsi="Consolas" w:cs="宋体"/>
          <w:color w:val="BBBEBF"/>
          <w:kern w:val="0"/>
          <w:szCs w:val="21"/>
        </w:rPr>
        <w:t>(</w:t>
      </w:r>
      <w:proofErr w:type="spellStart"/>
      <w:r w:rsidRPr="00141CAC">
        <w:rPr>
          <w:rFonts w:ascii="Consolas" w:hAnsi="Consolas" w:cs="宋体"/>
          <w:color w:val="BBBEBF"/>
          <w:kern w:val="0"/>
          <w:szCs w:val="21"/>
        </w:rPr>
        <w:t>img_gray</w:t>
      </w:r>
      <w:proofErr w:type="spellEnd"/>
      <w:r w:rsidRPr="00141CAC">
        <w:rPr>
          <w:rFonts w:ascii="Consolas" w:hAnsi="Consolas" w:cs="宋体"/>
          <w:color w:val="BBBEBF"/>
          <w:kern w:val="0"/>
          <w:szCs w:val="21"/>
        </w:rPr>
        <w:t>)</w:t>
      </w:r>
    </w:p>
    <w:p w14:paraId="60B09F48"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r w:rsidRPr="00141CAC">
        <w:rPr>
          <w:rFonts w:ascii="Consolas" w:hAnsi="Consolas" w:cs="宋体"/>
          <w:color w:val="C586C0"/>
          <w:kern w:val="0"/>
          <w:szCs w:val="21"/>
        </w:rPr>
        <w:t>return</w:t>
      </w: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my_mean_filter</w:t>
      </w:r>
      <w:proofErr w:type="spellEnd"/>
      <w:r w:rsidRPr="00141CAC">
        <w:rPr>
          <w:rFonts w:ascii="Consolas" w:hAnsi="Consolas" w:cs="宋体"/>
          <w:color w:val="BBBEBF"/>
          <w:kern w:val="0"/>
          <w:szCs w:val="21"/>
        </w:rPr>
        <w:t>(</w:t>
      </w:r>
      <w:proofErr w:type="spellStart"/>
      <w:r w:rsidRPr="00141CAC">
        <w:rPr>
          <w:rFonts w:ascii="Consolas" w:hAnsi="Consolas" w:cs="宋体"/>
          <w:color w:val="BBBEBF"/>
          <w:kern w:val="0"/>
          <w:szCs w:val="21"/>
        </w:rPr>
        <w:t>img</w:t>
      </w:r>
      <w:proofErr w:type="spellEnd"/>
      <w:r w:rsidRPr="00141CAC">
        <w:rPr>
          <w:rFonts w:ascii="Consolas" w:hAnsi="Consolas" w:cs="宋体"/>
          <w:color w:val="BBBEBF"/>
          <w:kern w:val="0"/>
          <w:szCs w:val="21"/>
        </w:rPr>
        <w:t>)</w:t>
      </w:r>
    </w:p>
    <w:p w14:paraId="72DB6C2A"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p>
    <w:p w14:paraId="66D16D62"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8B949E"/>
          <w:kern w:val="0"/>
          <w:szCs w:val="21"/>
        </w:rPr>
        <w:t xml:space="preserve"># -------------------------- 4. </w:t>
      </w:r>
      <w:r w:rsidRPr="00141CAC">
        <w:rPr>
          <w:rFonts w:ascii="Consolas" w:hAnsi="Consolas" w:cs="宋体"/>
          <w:color w:val="8B949E"/>
          <w:kern w:val="0"/>
          <w:szCs w:val="21"/>
        </w:rPr>
        <w:t>指标计算</w:t>
      </w:r>
      <w:r w:rsidRPr="00141CAC">
        <w:rPr>
          <w:rFonts w:ascii="Consolas" w:hAnsi="Consolas" w:cs="宋体"/>
          <w:color w:val="8B949E"/>
          <w:kern w:val="0"/>
          <w:szCs w:val="21"/>
        </w:rPr>
        <w:t xml:space="preserve"> --------------------------</w:t>
      </w:r>
    </w:p>
    <w:p w14:paraId="0B5E389F"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FF7B72"/>
          <w:kern w:val="0"/>
          <w:szCs w:val="21"/>
        </w:rPr>
        <w:t>def</w:t>
      </w:r>
      <w:r w:rsidRPr="00141CAC">
        <w:rPr>
          <w:rFonts w:ascii="Consolas" w:hAnsi="Consolas" w:cs="宋体"/>
          <w:color w:val="BBBEBF"/>
          <w:kern w:val="0"/>
          <w:szCs w:val="21"/>
        </w:rPr>
        <w:t xml:space="preserve"> </w:t>
      </w:r>
      <w:proofErr w:type="spellStart"/>
      <w:r w:rsidRPr="00141CAC">
        <w:rPr>
          <w:rFonts w:ascii="Consolas" w:hAnsi="Consolas" w:cs="宋体"/>
          <w:color w:val="D2A8FF"/>
          <w:kern w:val="0"/>
          <w:szCs w:val="21"/>
        </w:rPr>
        <w:t>calculate_</w:t>
      </w:r>
      <w:proofErr w:type="gramStart"/>
      <w:r w:rsidRPr="00141CAC">
        <w:rPr>
          <w:rFonts w:ascii="Consolas" w:hAnsi="Consolas" w:cs="宋体"/>
          <w:color w:val="D2A8FF"/>
          <w:kern w:val="0"/>
          <w:szCs w:val="21"/>
        </w:rPr>
        <w:t>metrics</w:t>
      </w:r>
      <w:proofErr w:type="spellEnd"/>
      <w:r w:rsidRPr="00141CAC">
        <w:rPr>
          <w:rFonts w:ascii="Consolas" w:hAnsi="Consolas" w:cs="宋体"/>
          <w:color w:val="BBBEBF"/>
          <w:kern w:val="0"/>
          <w:szCs w:val="21"/>
        </w:rPr>
        <w:t>(</w:t>
      </w:r>
      <w:proofErr w:type="gramEnd"/>
      <w:r w:rsidRPr="00141CAC">
        <w:rPr>
          <w:rFonts w:ascii="Consolas" w:hAnsi="Consolas" w:cs="宋体"/>
          <w:color w:val="C9D1D9"/>
          <w:kern w:val="0"/>
          <w:szCs w:val="21"/>
        </w:rPr>
        <w:t>original</w:t>
      </w:r>
      <w:r w:rsidRPr="00141CAC">
        <w:rPr>
          <w:rFonts w:ascii="Consolas" w:hAnsi="Consolas" w:cs="宋体"/>
          <w:color w:val="BBBEBF"/>
          <w:kern w:val="0"/>
          <w:szCs w:val="21"/>
        </w:rPr>
        <w:t xml:space="preserve">, </w:t>
      </w:r>
      <w:r w:rsidRPr="00141CAC">
        <w:rPr>
          <w:rFonts w:ascii="Consolas" w:hAnsi="Consolas" w:cs="宋体"/>
          <w:color w:val="C9D1D9"/>
          <w:kern w:val="0"/>
          <w:szCs w:val="21"/>
        </w:rPr>
        <w:t>processed</w:t>
      </w:r>
      <w:r w:rsidRPr="00141CAC">
        <w:rPr>
          <w:rFonts w:ascii="Consolas" w:hAnsi="Consolas" w:cs="宋体"/>
          <w:color w:val="BBBEBF"/>
          <w:kern w:val="0"/>
          <w:szCs w:val="21"/>
        </w:rPr>
        <w:t>):</w:t>
      </w:r>
    </w:p>
    <w:p w14:paraId="38AEF471"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psnr_val</w:t>
      </w:r>
      <w:proofErr w:type="spellEnd"/>
      <w:r w:rsidRPr="00141CAC">
        <w:rPr>
          <w:rFonts w:ascii="Consolas" w:hAnsi="Consolas" w:cs="宋体"/>
          <w:color w:val="BBBEBF"/>
          <w:kern w:val="0"/>
          <w:szCs w:val="21"/>
        </w:rPr>
        <w:t xml:space="preserve"> </w:t>
      </w:r>
      <w:r w:rsidRPr="00141CAC">
        <w:rPr>
          <w:rFonts w:ascii="Consolas" w:hAnsi="Consolas" w:cs="宋体"/>
          <w:color w:val="D4D4D4"/>
          <w:kern w:val="0"/>
          <w:szCs w:val="21"/>
        </w:rPr>
        <w:t>=</w:t>
      </w:r>
      <w:r w:rsidRPr="00141CAC">
        <w:rPr>
          <w:rFonts w:ascii="Consolas" w:hAnsi="Consolas" w:cs="宋体"/>
          <w:color w:val="BBBEBF"/>
          <w:kern w:val="0"/>
          <w:szCs w:val="21"/>
        </w:rPr>
        <w:t xml:space="preserve"> </w:t>
      </w:r>
      <w:proofErr w:type="spellStart"/>
      <w:proofErr w:type="gramStart"/>
      <w:r w:rsidRPr="00141CAC">
        <w:rPr>
          <w:rFonts w:ascii="Consolas" w:hAnsi="Consolas" w:cs="宋体"/>
          <w:color w:val="BBBEBF"/>
          <w:kern w:val="0"/>
          <w:szCs w:val="21"/>
        </w:rPr>
        <w:t>psnr</w:t>
      </w:r>
      <w:proofErr w:type="spellEnd"/>
      <w:r w:rsidRPr="00141CAC">
        <w:rPr>
          <w:rFonts w:ascii="Consolas" w:hAnsi="Consolas" w:cs="宋体"/>
          <w:color w:val="BBBEBF"/>
          <w:kern w:val="0"/>
          <w:szCs w:val="21"/>
        </w:rPr>
        <w:t>(</w:t>
      </w:r>
      <w:proofErr w:type="gramEnd"/>
      <w:r w:rsidRPr="00141CAC">
        <w:rPr>
          <w:rFonts w:ascii="Consolas" w:hAnsi="Consolas" w:cs="宋体"/>
          <w:color w:val="BBBEBF"/>
          <w:kern w:val="0"/>
          <w:szCs w:val="21"/>
        </w:rPr>
        <w:t>original, processed)</w:t>
      </w:r>
    </w:p>
    <w:p w14:paraId="2AE4743C"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ssim_val</w:t>
      </w:r>
      <w:proofErr w:type="spellEnd"/>
      <w:r w:rsidRPr="00141CAC">
        <w:rPr>
          <w:rFonts w:ascii="Consolas" w:hAnsi="Consolas" w:cs="宋体"/>
          <w:color w:val="BBBEBF"/>
          <w:kern w:val="0"/>
          <w:szCs w:val="21"/>
        </w:rPr>
        <w:t xml:space="preserve"> </w:t>
      </w:r>
      <w:r w:rsidRPr="00141CAC">
        <w:rPr>
          <w:rFonts w:ascii="Consolas" w:hAnsi="Consolas" w:cs="宋体"/>
          <w:color w:val="D4D4D4"/>
          <w:kern w:val="0"/>
          <w:szCs w:val="21"/>
        </w:rPr>
        <w:t>=</w:t>
      </w:r>
      <w:r w:rsidRPr="00141CAC">
        <w:rPr>
          <w:rFonts w:ascii="Consolas" w:hAnsi="Consolas" w:cs="宋体"/>
          <w:color w:val="BBBEBF"/>
          <w:kern w:val="0"/>
          <w:szCs w:val="21"/>
        </w:rPr>
        <w:t xml:space="preserve"> </w:t>
      </w:r>
      <w:proofErr w:type="spellStart"/>
      <w:proofErr w:type="gramStart"/>
      <w:r w:rsidRPr="00141CAC">
        <w:rPr>
          <w:rFonts w:ascii="Consolas" w:hAnsi="Consolas" w:cs="宋体"/>
          <w:color w:val="BBBEBF"/>
          <w:kern w:val="0"/>
          <w:szCs w:val="21"/>
        </w:rPr>
        <w:t>ssim</w:t>
      </w:r>
      <w:proofErr w:type="spellEnd"/>
      <w:r w:rsidRPr="00141CAC">
        <w:rPr>
          <w:rFonts w:ascii="Consolas" w:hAnsi="Consolas" w:cs="宋体"/>
          <w:color w:val="BBBEBF"/>
          <w:kern w:val="0"/>
          <w:szCs w:val="21"/>
        </w:rPr>
        <w:t>(</w:t>
      </w:r>
      <w:proofErr w:type="gramEnd"/>
      <w:r w:rsidRPr="00141CAC">
        <w:rPr>
          <w:rFonts w:ascii="Consolas" w:hAnsi="Consolas" w:cs="宋体"/>
          <w:color w:val="BBBEBF"/>
          <w:kern w:val="0"/>
          <w:szCs w:val="21"/>
        </w:rPr>
        <w:t xml:space="preserve">original, processed, </w:t>
      </w:r>
      <w:proofErr w:type="spellStart"/>
      <w:r w:rsidRPr="00141CAC">
        <w:rPr>
          <w:rFonts w:ascii="Consolas" w:hAnsi="Consolas" w:cs="宋体"/>
          <w:color w:val="FFA657"/>
          <w:kern w:val="0"/>
          <w:szCs w:val="21"/>
        </w:rPr>
        <w:t>data_range</w:t>
      </w:r>
      <w:proofErr w:type="spellEnd"/>
      <w:r w:rsidRPr="00141CAC">
        <w:rPr>
          <w:rFonts w:ascii="Consolas" w:hAnsi="Consolas" w:cs="宋体"/>
          <w:color w:val="D4D4D4"/>
          <w:kern w:val="0"/>
          <w:szCs w:val="21"/>
        </w:rPr>
        <w:t>=</w:t>
      </w:r>
      <w:r w:rsidRPr="00141CAC">
        <w:rPr>
          <w:rFonts w:ascii="Consolas" w:hAnsi="Consolas" w:cs="宋体"/>
          <w:color w:val="B5CEA8"/>
          <w:kern w:val="0"/>
          <w:szCs w:val="21"/>
        </w:rPr>
        <w:t>255</w:t>
      </w:r>
      <w:r w:rsidRPr="00141CAC">
        <w:rPr>
          <w:rFonts w:ascii="Consolas" w:hAnsi="Consolas" w:cs="宋体"/>
          <w:color w:val="BBBEBF"/>
          <w:kern w:val="0"/>
          <w:szCs w:val="21"/>
        </w:rPr>
        <w:t>)</w:t>
      </w:r>
    </w:p>
    <w:p w14:paraId="194BEBD4"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r w:rsidRPr="00141CAC">
        <w:rPr>
          <w:rFonts w:ascii="Consolas" w:hAnsi="Consolas" w:cs="宋体"/>
          <w:color w:val="C586C0"/>
          <w:kern w:val="0"/>
          <w:szCs w:val="21"/>
        </w:rPr>
        <w:t>return</w:t>
      </w:r>
      <w:r w:rsidRPr="00141CAC">
        <w:rPr>
          <w:rFonts w:ascii="Consolas" w:hAnsi="Consolas" w:cs="宋体"/>
          <w:color w:val="BBBEBF"/>
          <w:kern w:val="0"/>
          <w:szCs w:val="21"/>
        </w:rPr>
        <w:t xml:space="preserve"> {</w:t>
      </w:r>
      <w:r w:rsidRPr="00141CAC">
        <w:rPr>
          <w:rFonts w:ascii="Consolas" w:hAnsi="Consolas" w:cs="宋体"/>
          <w:color w:val="A5D6FF"/>
          <w:kern w:val="0"/>
          <w:szCs w:val="21"/>
        </w:rPr>
        <w:t>"</w:t>
      </w:r>
      <w:proofErr w:type="gramStart"/>
      <w:r w:rsidRPr="00141CAC">
        <w:rPr>
          <w:rFonts w:ascii="Consolas" w:hAnsi="Consolas" w:cs="宋体"/>
          <w:color w:val="A5D6FF"/>
          <w:kern w:val="0"/>
          <w:szCs w:val="21"/>
        </w:rPr>
        <w:t>PSNR(</w:t>
      </w:r>
      <w:proofErr w:type="gramEnd"/>
      <w:r w:rsidRPr="00141CAC">
        <w:rPr>
          <w:rFonts w:ascii="Consolas" w:hAnsi="Consolas" w:cs="宋体"/>
          <w:color w:val="A5D6FF"/>
          <w:kern w:val="0"/>
          <w:szCs w:val="21"/>
        </w:rPr>
        <w:t>dB)"</w:t>
      </w:r>
      <w:r w:rsidRPr="00141CAC">
        <w:rPr>
          <w:rFonts w:ascii="Consolas" w:hAnsi="Consolas" w:cs="宋体"/>
          <w:color w:val="BBBEBF"/>
          <w:kern w:val="0"/>
          <w:szCs w:val="21"/>
        </w:rPr>
        <w:t xml:space="preserve">: </w:t>
      </w:r>
      <w:proofErr w:type="gramStart"/>
      <w:r w:rsidRPr="00141CAC">
        <w:rPr>
          <w:rFonts w:ascii="Consolas" w:hAnsi="Consolas" w:cs="宋体"/>
          <w:color w:val="DCDCAA"/>
          <w:kern w:val="0"/>
          <w:szCs w:val="21"/>
        </w:rPr>
        <w:t>round</w:t>
      </w:r>
      <w:r w:rsidRPr="00141CAC">
        <w:rPr>
          <w:rFonts w:ascii="Consolas" w:hAnsi="Consolas" w:cs="宋体"/>
          <w:color w:val="BBBEBF"/>
          <w:kern w:val="0"/>
          <w:szCs w:val="21"/>
        </w:rPr>
        <w:t>(</w:t>
      </w:r>
      <w:proofErr w:type="spellStart"/>
      <w:proofErr w:type="gramEnd"/>
      <w:r w:rsidRPr="00141CAC">
        <w:rPr>
          <w:rFonts w:ascii="Consolas" w:hAnsi="Consolas" w:cs="宋体"/>
          <w:color w:val="BBBEBF"/>
          <w:kern w:val="0"/>
          <w:szCs w:val="21"/>
        </w:rPr>
        <w:t>psnr_val</w:t>
      </w:r>
      <w:proofErr w:type="spellEnd"/>
      <w:r w:rsidRPr="00141CAC">
        <w:rPr>
          <w:rFonts w:ascii="Consolas" w:hAnsi="Consolas" w:cs="宋体"/>
          <w:color w:val="BBBEBF"/>
          <w:kern w:val="0"/>
          <w:szCs w:val="21"/>
        </w:rPr>
        <w:t xml:space="preserve">, </w:t>
      </w:r>
      <w:r w:rsidRPr="00141CAC">
        <w:rPr>
          <w:rFonts w:ascii="Consolas" w:hAnsi="Consolas" w:cs="宋体"/>
          <w:color w:val="B5CEA8"/>
          <w:kern w:val="0"/>
          <w:szCs w:val="21"/>
        </w:rPr>
        <w:t>2</w:t>
      </w:r>
      <w:r w:rsidRPr="00141CAC">
        <w:rPr>
          <w:rFonts w:ascii="Consolas" w:hAnsi="Consolas" w:cs="宋体"/>
          <w:color w:val="BBBEBF"/>
          <w:kern w:val="0"/>
          <w:szCs w:val="21"/>
        </w:rPr>
        <w:t xml:space="preserve">), </w:t>
      </w:r>
      <w:r w:rsidRPr="00141CAC">
        <w:rPr>
          <w:rFonts w:ascii="Consolas" w:hAnsi="Consolas" w:cs="宋体"/>
          <w:color w:val="A5D6FF"/>
          <w:kern w:val="0"/>
          <w:szCs w:val="21"/>
        </w:rPr>
        <w:t>"SSIM"</w:t>
      </w:r>
      <w:r w:rsidRPr="00141CAC">
        <w:rPr>
          <w:rFonts w:ascii="Consolas" w:hAnsi="Consolas" w:cs="宋体"/>
          <w:color w:val="BBBEBF"/>
          <w:kern w:val="0"/>
          <w:szCs w:val="21"/>
        </w:rPr>
        <w:t xml:space="preserve">: </w:t>
      </w:r>
      <w:proofErr w:type="gramStart"/>
      <w:r w:rsidRPr="00141CAC">
        <w:rPr>
          <w:rFonts w:ascii="Consolas" w:hAnsi="Consolas" w:cs="宋体"/>
          <w:color w:val="DCDCAA"/>
          <w:kern w:val="0"/>
          <w:szCs w:val="21"/>
        </w:rPr>
        <w:t>round</w:t>
      </w:r>
      <w:r w:rsidRPr="00141CAC">
        <w:rPr>
          <w:rFonts w:ascii="Consolas" w:hAnsi="Consolas" w:cs="宋体"/>
          <w:color w:val="BBBEBF"/>
          <w:kern w:val="0"/>
          <w:szCs w:val="21"/>
        </w:rPr>
        <w:t>(</w:t>
      </w:r>
      <w:proofErr w:type="spellStart"/>
      <w:proofErr w:type="gramEnd"/>
      <w:r w:rsidRPr="00141CAC">
        <w:rPr>
          <w:rFonts w:ascii="Consolas" w:hAnsi="Consolas" w:cs="宋体"/>
          <w:color w:val="BBBEBF"/>
          <w:kern w:val="0"/>
          <w:szCs w:val="21"/>
        </w:rPr>
        <w:t>ssim_val</w:t>
      </w:r>
      <w:proofErr w:type="spellEnd"/>
      <w:r w:rsidRPr="00141CAC">
        <w:rPr>
          <w:rFonts w:ascii="Consolas" w:hAnsi="Consolas" w:cs="宋体"/>
          <w:color w:val="BBBEBF"/>
          <w:kern w:val="0"/>
          <w:szCs w:val="21"/>
        </w:rPr>
        <w:t xml:space="preserve">, </w:t>
      </w:r>
      <w:r w:rsidRPr="00141CAC">
        <w:rPr>
          <w:rFonts w:ascii="Consolas" w:hAnsi="Consolas" w:cs="宋体"/>
          <w:color w:val="B5CEA8"/>
          <w:kern w:val="0"/>
          <w:szCs w:val="21"/>
        </w:rPr>
        <w:t>4</w:t>
      </w:r>
      <w:r w:rsidRPr="00141CAC">
        <w:rPr>
          <w:rFonts w:ascii="Consolas" w:hAnsi="Consolas" w:cs="宋体"/>
          <w:color w:val="BBBEBF"/>
          <w:kern w:val="0"/>
          <w:szCs w:val="21"/>
        </w:rPr>
        <w:t>)}</w:t>
      </w:r>
    </w:p>
    <w:p w14:paraId="10A2E92D"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p>
    <w:p w14:paraId="54D82FEC"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8B949E"/>
          <w:kern w:val="0"/>
          <w:szCs w:val="21"/>
        </w:rPr>
        <w:t xml:space="preserve"># -------------------------- 5. </w:t>
      </w:r>
      <w:r w:rsidRPr="00141CAC">
        <w:rPr>
          <w:rFonts w:ascii="Consolas" w:hAnsi="Consolas" w:cs="宋体"/>
          <w:color w:val="8B949E"/>
          <w:kern w:val="0"/>
          <w:szCs w:val="21"/>
        </w:rPr>
        <w:t>绘图保存（绝对不报错）</w:t>
      </w:r>
      <w:r w:rsidRPr="00141CAC">
        <w:rPr>
          <w:rFonts w:ascii="Consolas" w:hAnsi="Consolas" w:cs="宋体"/>
          <w:color w:val="8B949E"/>
          <w:kern w:val="0"/>
          <w:szCs w:val="21"/>
        </w:rPr>
        <w:t xml:space="preserve"> --------------------------</w:t>
      </w:r>
    </w:p>
    <w:p w14:paraId="04B36301"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FF7B72"/>
          <w:kern w:val="0"/>
          <w:szCs w:val="21"/>
        </w:rPr>
        <w:t>def</w:t>
      </w:r>
      <w:r w:rsidRPr="00141CAC">
        <w:rPr>
          <w:rFonts w:ascii="Consolas" w:hAnsi="Consolas" w:cs="宋体"/>
          <w:color w:val="BBBEBF"/>
          <w:kern w:val="0"/>
          <w:szCs w:val="21"/>
        </w:rPr>
        <w:t xml:space="preserve"> </w:t>
      </w:r>
      <w:proofErr w:type="spellStart"/>
      <w:r w:rsidRPr="00141CAC">
        <w:rPr>
          <w:rFonts w:ascii="Consolas" w:hAnsi="Consolas" w:cs="宋体"/>
          <w:color w:val="D2A8FF"/>
          <w:kern w:val="0"/>
          <w:szCs w:val="21"/>
        </w:rPr>
        <w:t>plot_</w:t>
      </w:r>
      <w:proofErr w:type="gramStart"/>
      <w:r w:rsidRPr="00141CAC">
        <w:rPr>
          <w:rFonts w:ascii="Consolas" w:hAnsi="Consolas" w:cs="宋体"/>
          <w:color w:val="D2A8FF"/>
          <w:kern w:val="0"/>
          <w:szCs w:val="21"/>
        </w:rPr>
        <w:t>results</w:t>
      </w:r>
      <w:proofErr w:type="spellEnd"/>
      <w:r w:rsidRPr="00141CAC">
        <w:rPr>
          <w:rFonts w:ascii="Consolas" w:hAnsi="Consolas" w:cs="宋体"/>
          <w:color w:val="BBBEBF"/>
          <w:kern w:val="0"/>
          <w:szCs w:val="21"/>
        </w:rPr>
        <w:t>(</w:t>
      </w:r>
      <w:proofErr w:type="gramEnd"/>
      <w:r w:rsidRPr="00141CAC">
        <w:rPr>
          <w:rFonts w:ascii="Consolas" w:hAnsi="Consolas" w:cs="宋体"/>
          <w:color w:val="C9D1D9"/>
          <w:kern w:val="0"/>
          <w:szCs w:val="21"/>
        </w:rPr>
        <w:t>original</w:t>
      </w:r>
      <w:r w:rsidRPr="00141CAC">
        <w:rPr>
          <w:rFonts w:ascii="Consolas" w:hAnsi="Consolas" w:cs="宋体"/>
          <w:color w:val="BBBEBF"/>
          <w:kern w:val="0"/>
          <w:szCs w:val="21"/>
        </w:rPr>
        <w:t xml:space="preserve">, </w:t>
      </w:r>
      <w:proofErr w:type="spellStart"/>
      <w:r w:rsidRPr="00141CAC">
        <w:rPr>
          <w:rFonts w:ascii="Consolas" w:hAnsi="Consolas" w:cs="宋体"/>
          <w:color w:val="C9D1D9"/>
          <w:kern w:val="0"/>
          <w:szCs w:val="21"/>
        </w:rPr>
        <w:t>processed_list</w:t>
      </w:r>
      <w:proofErr w:type="spellEnd"/>
      <w:r w:rsidRPr="00141CAC">
        <w:rPr>
          <w:rFonts w:ascii="Consolas" w:hAnsi="Consolas" w:cs="宋体"/>
          <w:color w:val="BBBEBF"/>
          <w:kern w:val="0"/>
          <w:szCs w:val="21"/>
        </w:rPr>
        <w:t xml:space="preserve">, </w:t>
      </w:r>
      <w:r w:rsidRPr="00141CAC">
        <w:rPr>
          <w:rFonts w:ascii="Consolas" w:hAnsi="Consolas" w:cs="宋体"/>
          <w:color w:val="C9D1D9"/>
          <w:kern w:val="0"/>
          <w:szCs w:val="21"/>
        </w:rPr>
        <w:t>titles</w:t>
      </w:r>
      <w:r w:rsidRPr="00141CAC">
        <w:rPr>
          <w:rFonts w:ascii="Consolas" w:hAnsi="Consolas" w:cs="宋体"/>
          <w:color w:val="BBBEBF"/>
          <w:kern w:val="0"/>
          <w:szCs w:val="21"/>
        </w:rPr>
        <w:t xml:space="preserve">, </w:t>
      </w:r>
      <w:proofErr w:type="spellStart"/>
      <w:r w:rsidRPr="00141CAC">
        <w:rPr>
          <w:rFonts w:ascii="Consolas" w:hAnsi="Consolas" w:cs="宋体"/>
          <w:color w:val="C9D1D9"/>
          <w:kern w:val="0"/>
          <w:szCs w:val="21"/>
        </w:rPr>
        <w:t>save_path</w:t>
      </w:r>
      <w:proofErr w:type="spellEnd"/>
      <w:r w:rsidRPr="00141CAC">
        <w:rPr>
          <w:rFonts w:ascii="Consolas" w:hAnsi="Consolas" w:cs="宋体"/>
          <w:color w:val="BBBEBF"/>
          <w:kern w:val="0"/>
          <w:szCs w:val="21"/>
        </w:rPr>
        <w:t xml:space="preserve">, </w:t>
      </w:r>
      <w:proofErr w:type="spellStart"/>
      <w:r w:rsidRPr="00141CAC">
        <w:rPr>
          <w:rFonts w:ascii="Consolas" w:hAnsi="Consolas" w:cs="宋体"/>
          <w:color w:val="C9D1D9"/>
          <w:kern w:val="0"/>
          <w:szCs w:val="21"/>
        </w:rPr>
        <w:t>img_name</w:t>
      </w:r>
      <w:proofErr w:type="spellEnd"/>
      <w:r w:rsidRPr="00141CAC">
        <w:rPr>
          <w:rFonts w:ascii="Consolas" w:hAnsi="Consolas" w:cs="宋体"/>
          <w:color w:val="BBBEBF"/>
          <w:kern w:val="0"/>
          <w:szCs w:val="21"/>
        </w:rPr>
        <w:t>):</w:t>
      </w:r>
    </w:p>
    <w:p w14:paraId="70E9D0E9"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proofErr w:type="spellStart"/>
      <w:proofErr w:type="gramStart"/>
      <w:r w:rsidRPr="00141CAC">
        <w:rPr>
          <w:rFonts w:ascii="Consolas" w:hAnsi="Consolas" w:cs="宋体"/>
          <w:color w:val="BBBEBF"/>
          <w:kern w:val="0"/>
          <w:szCs w:val="21"/>
        </w:rPr>
        <w:t>os.makedirs</w:t>
      </w:r>
      <w:proofErr w:type="spellEnd"/>
      <w:proofErr w:type="gramEnd"/>
      <w:r w:rsidRPr="00141CAC">
        <w:rPr>
          <w:rFonts w:ascii="Consolas" w:hAnsi="Consolas" w:cs="宋体"/>
          <w:color w:val="BBBEBF"/>
          <w:kern w:val="0"/>
          <w:szCs w:val="21"/>
        </w:rPr>
        <w:t>(</w:t>
      </w:r>
      <w:proofErr w:type="spellStart"/>
      <w:r w:rsidRPr="00141CAC">
        <w:rPr>
          <w:rFonts w:ascii="Consolas" w:hAnsi="Consolas" w:cs="宋体"/>
          <w:color w:val="BBBEBF"/>
          <w:kern w:val="0"/>
          <w:szCs w:val="21"/>
        </w:rPr>
        <w:t>save_path</w:t>
      </w:r>
      <w:proofErr w:type="spellEnd"/>
      <w:r w:rsidRPr="00141CAC">
        <w:rPr>
          <w:rFonts w:ascii="Consolas" w:hAnsi="Consolas" w:cs="宋体"/>
          <w:color w:val="BBBEBF"/>
          <w:kern w:val="0"/>
          <w:szCs w:val="21"/>
        </w:rPr>
        <w:t xml:space="preserve">, </w:t>
      </w:r>
      <w:proofErr w:type="spellStart"/>
      <w:r w:rsidRPr="00141CAC">
        <w:rPr>
          <w:rFonts w:ascii="Consolas" w:hAnsi="Consolas" w:cs="宋体"/>
          <w:color w:val="FFA657"/>
          <w:kern w:val="0"/>
          <w:szCs w:val="21"/>
        </w:rPr>
        <w:t>exist_ok</w:t>
      </w:r>
      <w:proofErr w:type="spellEnd"/>
      <w:r w:rsidRPr="00141CAC">
        <w:rPr>
          <w:rFonts w:ascii="Consolas" w:hAnsi="Consolas" w:cs="宋体"/>
          <w:color w:val="D4D4D4"/>
          <w:kern w:val="0"/>
          <w:szCs w:val="21"/>
        </w:rPr>
        <w:t>=</w:t>
      </w:r>
      <w:r w:rsidRPr="00141CAC">
        <w:rPr>
          <w:rFonts w:ascii="Consolas" w:hAnsi="Consolas" w:cs="宋体"/>
          <w:color w:val="569CD6"/>
          <w:kern w:val="0"/>
          <w:szCs w:val="21"/>
        </w:rPr>
        <w:t>True</w:t>
      </w:r>
      <w:r w:rsidRPr="00141CAC">
        <w:rPr>
          <w:rFonts w:ascii="Consolas" w:hAnsi="Consolas" w:cs="宋体"/>
          <w:color w:val="BBBEBF"/>
          <w:kern w:val="0"/>
          <w:szCs w:val="21"/>
        </w:rPr>
        <w:t>)</w:t>
      </w:r>
    </w:p>
    <w:p w14:paraId="550079A6"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proofErr w:type="spellStart"/>
      <w:proofErr w:type="gramStart"/>
      <w:r w:rsidRPr="00141CAC">
        <w:rPr>
          <w:rFonts w:ascii="Consolas" w:hAnsi="Consolas" w:cs="宋体"/>
          <w:color w:val="BBBEBF"/>
          <w:kern w:val="0"/>
          <w:szCs w:val="21"/>
        </w:rPr>
        <w:t>plt.figure</w:t>
      </w:r>
      <w:proofErr w:type="spellEnd"/>
      <w:proofErr w:type="gramEnd"/>
      <w:r w:rsidRPr="00141CAC">
        <w:rPr>
          <w:rFonts w:ascii="Consolas" w:hAnsi="Consolas" w:cs="宋体"/>
          <w:color w:val="BBBEBF"/>
          <w:kern w:val="0"/>
          <w:szCs w:val="21"/>
        </w:rPr>
        <w:t>(</w:t>
      </w:r>
      <w:proofErr w:type="spellStart"/>
      <w:r w:rsidRPr="00141CAC">
        <w:rPr>
          <w:rFonts w:ascii="Consolas" w:hAnsi="Consolas" w:cs="宋体"/>
          <w:color w:val="FFA657"/>
          <w:kern w:val="0"/>
          <w:szCs w:val="21"/>
        </w:rPr>
        <w:t>figsize</w:t>
      </w:r>
      <w:proofErr w:type="spellEnd"/>
      <w:proofErr w:type="gramStart"/>
      <w:r w:rsidRPr="00141CAC">
        <w:rPr>
          <w:rFonts w:ascii="Consolas" w:hAnsi="Consolas" w:cs="宋体"/>
          <w:color w:val="D4D4D4"/>
          <w:kern w:val="0"/>
          <w:szCs w:val="21"/>
        </w:rPr>
        <w:t>=</w:t>
      </w:r>
      <w:r w:rsidRPr="00141CAC">
        <w:rPr>
          <w:rFonts w:ascii="Consolas" w:hAnsi="Consolas" w:cs="宋体"/>
          <w:color w:val="BBBEBF"/>
          <w:kern w:val="0"/>
          <w:szCs w:val="21"/>
        </w:rPr>
        <w:t>(</w:t>
      </w:r>
      <w:proofErr w:type="gramEnd"/>
      <w:r w:rsidRPr="00141CAC">
        <w:rPr>
          <w:rFonts w:ascii="Consolas" w:hAnsi="Consolas" w:cs="宋体"/>
          <w:color w:val="B5CEA8"/>
          <w:kern w:val="0"/>
          <w:szCs w:val="21"/>
        </w:rPr>
        <w:t>5</w:t>
      </w:r>
      <w:r w:rsidRPr="00141CAC">
        <w:rPr>
          <w:rFonts w:ascii="Consolas" w:hAnsi="Consolas" w:cs="宋体"/>
          <w:color w:val="BBBEBF"/>
          <w:kern w:val="0"/>
          <w:szCs w:val="21"/>
        </w:rPr>
        <w:t xml:space="preserve"> </w:t>
      </w:r>
      <w:r w:rsidRPr="00141CAC">
        <w:rPr>
          <w:rFonts w:ascii="Consolas" w:hAnsi="Consolas" w:cs="宋体"/>
          <w:color w:val="D4D4D4"/>
          <w:kern w:val="0"/>
          <w:szCs w:val="21"/>
        </w:rPr>
        <w:t>*</w:t>
      </w:r>
      <w:r w:rsidRPr="00141CAC">
        <w:rPr>
          <w:rFonts w:ascii="Consolas" w:hAnsi="Consolas" w:cs="宋体"/>
          <w:color w:val="BBBEBF"/>
          <w:kern w:val="0"/>
          <w:szCs w:val="21"/>
        </w:rPr>
        <w:t xml:space="preserve"> (</w:t>
      </w:r>
      <w:proofErr w:type="spellStart"/>
      <w:r w:rsidRPr="00141CAC">
        <w:rPr>
          <w:rFonts w:ascii="Consolas" w:hAnsi="Consolas" w:cs="宋体"/>
          <w:color w:val="DCDCAA"/>
          <w:kern w:val="0"/>
          <w:szCs w:val="21"/>
        </w:rPr>
        <w:t>len</w:t>
      </w:r>
      <w:proofErr w:type="spellEnd"/>
      <w:r w:rsidRPr="00141CAC">
        <w:rPr>
          <w:rFonts w:ascii="Consolas" w:hAnsi="Consolas" w:cs="宋体"/>
          <w:color w:val="BBBEBF"/>
          <w:kern w:val="0"/>
          <w:szCs w:val="21"/>
        </w:rPr>
        <w:t>(</w:t>
      </w:r>
      <w:proofErr w:type="spellStart"/>
      <w:r w:rsidRPr="00141CAC">
        <w:rPr>
          <w:rFonts w:ascii="Consolas" w:hAnsi="Consolas" w:cs="宋体"/>
          <w:color w:val="BBBEBF"/>
          <w:kern w:val="0"/>
          <w:szCs w:val="21"/>
        </w:rPr>
        <w:t>processed_</w:t>
      </w:r>
      <w:proofErr w:type="gramStart"/>
      <w:r w:rsidRPr="00141CAC">
        <w:rPr>
          <w:rFonts w:ascii="Consolas" w:hAnsi="Consolas" w:cs="宋体"/>
          <w:color w:val="BBBEBF"/>
          <w:kern w:val="0"/>
          <w:szCs w:val="21"/>
        </w:rPr>
        <w:t>list</w:t>
      </w:r>
      <w:proofErr w:type="spellEnd"/>
      <w:r w:rsidRPr="00141CAC">
        <w:rPr>
          <w:rFonts w:ascii="Consolas" w:hAnsi="Consolas" w:cs="宋体"/>
          <w:color w:val="BBBEBF"/>
          <w:kern w:val="0"/>
          <w:szCs w:val="21"/>
        </w:rPr>
        <w:t>)</w:t>
      </w:r>
      <w:r w:rsidRPr="00141CAC">
        <w:rPr>
          <w:rFonts w:ascii="Consolas" w:hAnsi="Consolas" w:cs="宋体"/>
          <w:color w:val="D4D4D4"/>
          <w:kern w:val="0"/>
          <w:szCs w:val="21"/>
        </w:rPr>
        <w:t>+</w:t>
      </w:r>
      <w:proofErr w:type="gramEnd"/>
      <w:r w:rsidRPr="00141CAC">
        <w:rPr>
          <w:rFonts w:ascii="Consolas" w:hAnsi="Consolas" w:cs="宋体"/>
          <w:color w:val="B5CEA8"/>
          <w:kern w:val="0"/>
          <w:szCs w:val="21"/>
        </w:rPr>
        <w:t>1</w:t>
      </w:r>
      <w:r w:rsidRPr="00141CAC">
        <w:rPr>
          <w:rFonts w:ascii="Consolas" w:hAnsi="Consolas" w:cs="宋体"/>
          <w:color w:val="BBBEBF"/>
          <w:kern w:val="0"/>
          <w:szCs w:val="21"/>
        </w:rPr>
        <w:t xml:space="preserve">), </w:t>
      </w:r>
      <w:r w:rsidRPr="00141CAC">
        <w:rPr>
          <w:rFonts w:ascii="Consolas" w:hAnsi="Consolas" w:cs="宋体"/>
          <w:color w:val="B5CEA8"/>
          <w:kern w:val="0"/>
          <w:szCs w:val="21"/>
        </w:rPr>
        <w:t>10</w:t>
      </w:r>
      <w:r w:rsidRPr="00141CAC">
        <w:rPr>
          <w:rFonts w:ascii="Consolas" w:hAnsi="Consolas" w:cs="宋体"/>
          <w:color w:val="BBBEBF"/>
          <w:kern w:val="0"/>
          <w:szCs w:val="21"/>
        </w:rPr>
        <w:t>))</w:t>
      </w:r>
    </w:p>
    <w:p w14:paraId="0E47AAA7"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p>
    <w:p w14:paraId="6E6A77DF"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r w:rsidRPr="00141CAC">
        <w:rPr>
          <w:rFonts w:ascii="Consolas" w:hAnsi="Consolas" w:cs="宋体"/>
          <w:color w:val="8B949E"/>
          <w:kern w:val="0"/>
          <w:szCs w:val="21"/>
        </w:rPr>
        <w:t xml:space="preserve"># </w:t>
      </w:r>
      <w:r w:rsidRPr="00141CAC">
        <w:rPr>
          <w:rFonts w:ascii="Consolas" w:hAnsi="Consolas" w:cs="宋体"/>
          <w:color w:val="8B949E"/>
          <w:kern w:val="0"/>
          <w:szCs w:val="21"/>
        </w:rPr>
        <w:t>原图</w:t>
      </w:r>
    </w:p>
    <w:p w14:paraId="0585907D"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proofErr w:type="spellStart"/>
      <w:proofErr w:type="gramStart"/>
      <w:r w:rsidRPr="00141CAC">
        <w:rPr>
          <w:rFonts w:ascii="Consolas" w:hAnsi="Consolas" w:cs="宋体"/>
          <w:color w:val="BBBEBF"/>
          <w:kern w:val="0"/>
          <w:szCs w:val="21"/>
        </w:rPr>
        <w:t>plt.subplot</w:t>
      </w:r>
      <w:proofErr w:type="spellEnd"/>
      <w:proofErr w:type="gramEnd"/>
      <w:r w:rsidRPr="00141CAC">
        <w:rPr>
          <w:rFonts w:ascii="Consolas" w:hAnsi="Consolas" w:cs="宋体"/>
          <w:color w:val="BBBEBF"/>
          <w:kern w:val="0"/>
          <w:szCs w:val="21"/>
        </w:rPr>
        <w:t>(</w:t>
      </w:r>
      <w:r w:rsidRPr="00141CAC">
        <w:rPr>
          <w:rFonts w:ascii="Consolas" w:hAnsi="Consolas" w:cs="宋体"/>
          <w:color w:val="B5CEA8"/>
          <w:kern w:val="0"/>
          <w:szCs w:val="21"/>
        </w:rPr>
        <w:t>2</w:t>
      </w:r>
      <w:r w:rsidRPr="00141CAC">
        <w:rPr>
          <w:rFonts w:ascii="Consolas" w:hAnsi="Consolas" w:cs="宋体"/>
          <w:color w:val="BBBEBF"/>
          <w:kern w:val="0"/>
          <w:szCs w:val="21"/>
        </w:rPr>
        <w:t xml:space="preserve">, </w:t>
      </w:r>
      <w:proofErr w:type="spellStart"/>
      <w:r w:rsidRPr="00141CAC">
        <w:rPr>
          <w:rFonts w:ascii="Consolas" w:hAnsi="Consolas" w:cs="宋体"/>
          <w:color w:val="DCDCAA"/>
          <w:kern w:val="0"/>
          <w:szCs w:val="21"/>
        </w:rPr>
        <w:t>len</w:t>
      </w:r>
      <w:proofErr w:type="spellEnd"/>
      <w:r w:rsidRPr="00141CAC">
        <w:rPr>
          <w:rFonts w:ascii="Consolas" w:hAnsi="Consolas" w:cs="宋体"/>
          <w:color w:val="BBBEBF"/>
          <w:kern w:val="0"/>
          <w:szCs w:val="21"/>
        </w:rPr>
        <w:t>(</w:t>
      </w:r>
      <w:proofErr w:type="spellStart"/>
      <w:r w:rsidRPr="00141CAC">
        <w:rPr>
          <w:rFonts w:ascii="Consolas" w:hAnsi="Consolas" w:cs="宋体"/>
          <w:color w:val="BBBEBF"/>
          <w:kern w:val="0"/>
          <w:szCs w:val="21"/>
        </w:rPr>
        <w:t>processed_</w:t>
      </w:r>
      <w:proofErr w:type="gramStart"/>
      <w:r w:rsidRPr="00141CAC">
        <w:rPr>
          <w:rFonts w:ascii="Consolas" w:hAnsi="Consolas" w:cs="宋体"/>
          <w:color w:val="BBBEBF"/>
          <w:kern w:val="0"/>
          <w:szCs w:val="21"/>
        </w:rPr>
        <w:t>list</w:t>
      </w:r>
      <w:proofErr w:type="spellEnd"/>
      <w:r w:rsidRPr="00141CAC">
        <w:rPr>
          <w:rFonts w:ascii="Consolas" w:hAnsi="Consolas" w:cs="宋体"/>
          <w:color w:val="BBBEBF"/>
          <w:kern w:val="0"/>
          <w:szCs w:val="21"/>
        </w:rPr>
        <w:t>)</w:t>
      </w:r>
      <w:r w:rsidRPr="00141CAC">
        <w:rPr>
          <w:rFonts w:ascii="Consolas" w:hAnsi="Consolas" w:cs="宋体"/>
          <w:color w:val="D4D4D4"/>
          <w:kern w:val="0"/>
          <w:szCs w:val="21"/>
        </w:rPr>
        <w:t>+</w:t>
      </w:r>
      <w:proofErr w:type="gramEnd"/>
      <w:r w:rsidRPr="00141CAC">
        <w:rPr>
          <w:rFonts w:ascii="Consolas" w:hAnsi="Consolas" w:cs="宋体"/>
          <w:color w:val="B5CEA8"/>
          <w:kern w:val="0"/>
          <w:szCs w:val="21"/>
        </w:rPr>
        <w:t>1</w:t>
      </w:r>
      <w:r w:rsidRPr="00141CAC">
        <w:rPr>
          <w:rFonts w:ascii="Consolas" w:hAnsi="Consolas" w:cs="宋体"/>
          <w:color w:val="BBBEBF"/>
          <w:kern w:val="0"/>
          <w:szCs w:val="21"/>
        </w:rPr>
        <w:t xml:space="preserve">, </w:t>
      </w:r>
      <w:r w:rsidRPr="00141CAC">
        <w:rPr>
          <w:rFonts w:ascii="Consolas" w:hAnsi="Consolas" w:cs="宋体"/>
          <w:color w:val="B5CEA8"/>
          <w:kern w:val="0"/>
          <w:szCs w:val="21"/>
        </w:rPr>
        <w:t>1</w:t>
      </w:r>
      <w:r w:rsidRPr="00141CAC">
        <w:rPr>
          <w:rFonts w:ascii="Consolas" w:hAnsi="Consolas" w:cs="宋体"/>
          <w:color w:val="BBBEBF"/>
          <w:kern w:val="0"/>
          <w:szCs w:val="21"/>
        </w:rPr>
        <w:t>)</w:t>
      </w:r>
    </w:p>
    <w:p w14:paraId="7004C33B"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proofErr w:type="spellStart"/>
      <w:proofErr w:type="gramStart"/>
      <w:r w:rsidRPr="00141CAC">
        <w:rPr>
          <w:rFonts w:ascii="Consolas" w:hAnsi="Consolas" w:cs="宋体"/>
          <w:color w:val="BBBEBF"/>
          <w:kern w:val="0"/>
          <w:szCs w:val="21"/>
        </w:rPr>
        <w:t>plt.imshow</w:t>
      </w:r>
      <w:proofErr w:type="spellEnd"/>
      <w:proofErr w:type="gramEnd"/>
      <w:r w:rsidRPr="00141CAC">
        <w:rPr>
          <w:rFonts w:ascii="Consolas" w:hAnsi="Consolas" w:cs="宋体"/>
          <w:color w:val="BBBEBF"/>
          <w:kern w:val="0"/>
          <w:szCs w:val="21"/>
        </w:rPr>
        <w:t xml:space="preserve">(original, </w:t>
      </w:r>
      <w:proofErr w:type="spellStart"/>
      <w:r w:rsidRPr="00141CAC">
        <w:rPr>
          <w:rFonts w:ascii="Consolas" w:hAnsi="Consolas" w:cs="宋体"/>
          <w:color w:val="FFA657"/>
          <w:kern w:val="0"/>
          <w:szCs w:val="21"/>
        </w:rPr>
        <w:t>cmap</w:t>
      </w:r>
      <w:proofErr w:type="spellEnd"/>
      <w:r w:rsidRPr="00141CAC">
        <w:rPr>
          <w:rFonts w:ascii="Consolas" w:hAnsi="Consolas" w:cs="宋体"/>
          <w:color w:val="D4D4D4"/>
          <w:kern w:val="0"/>
          <w:szCs w:val="21"/>
        </w:rPr>
        <w:t>=</w:t>
      </w:r>
      <w:r w:rsidRPr="00141CAC">
        <w:rPr>
          <w:rFonts w:ascii="Consolas" w:hAnsi="Consolas" w:cs="宋体"/>
          <w:color w:val="A5D6FF"/>
          <w:kern w:val="0"/>
          <w:szCs w:val="21"/>
        </w:rPr>
        <w:t>"gray"</w:t>
      </w:r>
      <w:r w:rsidRPr="00141CAC">
        <w:rPr>
          <w:rFonts w:ascii="Consolas" w:hAnsi="Consolas" w:cs="宋体"/>
          <w:color w:val="BBBEBF"/>
          <w:kern w:val="0"/>
          <w:szCs w:val="21"/>
        </w:rPr>
        <w:t>)</w:t>
      </w:r>
    </w:p>
    <w:p w14:paraId="01C294A4"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proofErr w:type="spellStart"/>
      <w:proofErr w:type="gramStart"/>
      <w:r w:rsidRPr="00141CAC">
        <w:rPr>
          <w:rFonts w:ascii="Consolas" w:hAnsi="Consolas" w:cs="宋体"/>
          <w:color w:val="BBBEBF"/>
          <w:kern w:val="0"/>
          <w:szCs w:val="21"/>
        </w:rPr>
        <w:t>plt.title</w:t>
      </w:r>
      <w:proofErr w:type="spellEnd"/>
      <w:proofErr w:type="gramEnd"/>
      <w:r w:rsidRPr="00141CAC">
        <w:rPr>
          <w:rFonts w:ascii="Consolas" w:hAnsi="Consolas" w:cs="宋体"/>
          <w:color w:val="BBBEBF"/>
          <w:kern w:val="0"/>
          <w:szCs w:val="21"/>
        </w:rPr>
        <w:t>(</w:t>
      </w:r>
      <w:r w:rsidRPr="00141CAC">
        <w:rPr>
          <w:rFonts w:ascii="Consolas" w:hAnsi="Consolas" w:cs="宋体"/>
          <w:color w:val="A5D6FF"/>
          <w:kern w:val="0"/>
          <w:szCs w:val="21"/>
        </w:rPr>
        <w:t>"Original"</w:t>
      </w:r>
      <w:r w:rsidRPr="00141CAC">
        <w:rPr>
          <w:rFonts w:ascii="Consolas" w:hAnsi="Consolas" w:cs="宋体"/>
          <w:color w:val="BBBEBF"/>
          <w:kern w:val="0"/>
          <w:szCs w:val="21"/>
        </w:rPr>
        <w:t>)</w:t>
      </w:r>
    </w:p>
    <w:p w14:paraId="20CD01C4"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proofErr w:type="spellStart"/>
      <w:proofErr w:type="gramStart"/>
      <w:r w:rsidRPr="00141CAC">
        <w:rPr>
          <w:rFonts w:ascii="Consolas" w:hAnsi="Consolas" w:cs="宋体"/>
          <w:color w:val="BBBEBF"/>
          <w:kern w:val="0"/>
          <w:szCs w:val="21"/>
        </w:rPr>
        <w:t>plt.axis</w:t>
      </w:r>
      <w:proofErr w:type="spellEnd"/>
      <w:proofErr w:type="gramEnd"/>
      <w:r w:rsidRPr="00141CAC">
        <w:rPr>
          <w:rFonts w:ascii="Consolas" w:hAnsi="Consolas" w:cs="宋体"/>
          <w:color w:val="BBBEBF"/>
          <w:kern w:val="0"/>
          <w:szCs w:val="21"/>
        </w:rPr>
        <w:t>(</w:t>
      </w:r>
      <w:r w:rsidRPr="00141CAC">
        <w:rPr>
          <w:rFonts w:ascii="Consolas" w:hAnsi="Consolas" w:cs="宋体"/>
          <w:color w:val="A5D6FF"/>
          <w:kern w:val="0"/>
          <w:szCs w:val="21"/>
        </w:rPr>
        <w:t>"off"</w:t>
      </w:r>
      <w:r w:rsidRPr="00141CAC">
        <w:rPr>
          <w:rFonts w:ascii="Consolas" w:hAnsi="Consolas" w:cs="宋体"/>
          <w:color w:val="BBBEBF"/>
          <w:kern w:val="0"/>
          <w:szCs w:val="21"/>
        </w:rPr>
        <w:t>)</w:t>
      </w:r>
    </w:p>
    <w:p w14:paraId="73C979CB"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p>
    <w:p w14:paraId="13525D6E"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proofErr w:type="spellStart"/>
      <w:proofErr w:type="gramStart"/>
      <w:r w:rsidRPr="00141CAC">
        <w:rPr>
          <w:rFonts w:ascii="Consolas" w:hAnsi="Consolas" w:cs="宋体"/>
          <w:color w:val="BBBEBF"/>
          <w:kern w:val="0"/>
          <w:szCs w:val="21"/>
        </w:rPr>
        <w:t>plt.subplot</w:t>
      </w:r>
      <w:proofErr w:type="spellEnd"/>
      <w:proofErr w:type="gramEnd"/>
      <w:r w:rsidRPr="00141CAC">
        <w:rPr>
          <w:rFonts w:ascii="Consolas" w:hAnsi="Consolas" w:cs="宋体"/>
          <w:color w:val="BBBEBF"/>
          <w:kern w:val="0"/>
          <w:szCs w:val="21"/>
        </w:rPr>
        <w:t>(</w:t>
      </w:r>
      <w:r w:rsidRPr="00141CAC">
        <w:rPr>
          <w:rFonts w:ascii="Consolas" w:hAnsi="Consolas" w:cs="宋体"/>
          <w:color w:val="B5CEA8"/>
          <w:kern w:val="0"/>
          <w:szCs w:val="21"/>
        </w:rPr>
        <w:t>2</w:t>
      </w:r>
      <w:r w:rsidRPr="00141CAC">
        <w:rPr>
          <w:rFonts w:ascii="Consolas" w:hAnsi="Consolas" w:cs="宋体"/>
          <w:color w:val="BBBEBF"/>
          <w:kern w:val="0"/>
          <w:szCs w:val="21"/>
        </w:rPr>
        <w:t xml:space="preserve">, </w:t>
      </w:r>
      <w:proofErr w:type="spellStart"/>
      <w:r w:rsidRPr="00141CAC">
        <w:rPr>
          <w:rFonts w:ascii="Consolas" w:hAnsi="Consolas" w:cs="宋体"/>
          <w:color w:val="DCDCAA"/>
          <w:kern w:val="0"/>
          <w:szCs w:val="21"/>
        </w:rPr>
        <w:t>len</w:t>
      </w:r>
      <w:proofErr w:type="spellEnd"/>
      <w:r w:rsidRPr="00141CAC">
        <w:rPr>
          <w:rFonts w:ascii="Consolas" w:hAnsi="Consolas" w:cs="宋体"/>
          <w:color w:val="BBBEBF"/>
          <w:kern w:val="0"/>
          <w:szCs w:val="21"/>
        </w:rPr>
        <w:t>(</w:t>
      </w:r>
      <w:proofErr w:type="spellStart"/>
      <w:r w:rsidRPr="00141CAC">
        <w:rPr>
          <w:rFonts w:ascii="Consolas" w:hAnsi="Consolas" w:cs="宋体"/>
          <w:color w:val="BBBEBF"/>
          <w:kern w:val="0"/>
          <w:szCs w:val="21"/>
        </w:rPr>
        <w:t>processed_</w:t>
      </w:r>
      <w:proofErr w:type="gramStart"/>
      <w:r w:rsidRPr="00141CAC">
        <w:rPr>
          <w:rFonts w:ascii="Consolas" w:hAnsi="Consolas" w:cs="宋体"/>
          <w:color w:val="BBBEBF"/>
          <w:kern w:val="0"/>
          <w:szCs w:val="21"/>
        </w:rPr>
        <w:t>list</w:t>
      </w:r>
      <w:proofErr w:type="spellEnd"/>
      <w:r w:rsidRPr="00141CAC">
        <w:rPr>
          <w:rFonts w:ascii="Consolas" w:hAnsi="Consolas" w:cs="宋体"/>
          <w:color w:val="BBBEBF"/>
          <w:kern w:val="0"/>
          <w:szCs w:val="21"/>
        </w:rPr>
        <w:t>)</w:t>
      </w:r>
      <w:r w:rsidRPr="00141CAC">
        <w:rPr>
          <w:rFonts w:ascii="Consolas" w:hAnsi="Consolas" w:cs="宋体"/>
          <w:color w:val="D4D4D4"/>
          <w:kern w:val="0"/>
          <w:szCs w:val="21"/>
        </w:rPr>
        <w:t>+</w:t>
      </w:r>
      <w:proofErr w:type="gramEnd"/>
      <w:r w:rsidRPr="00141CAC">
        <w:rPr>
          <w:rFonts w:ascii="Consolas" w:hAnsi="Consolas" w:cs="宋体"/>
          <w:color w:val="B5CEA8"/>
          <w:kern w:val="0"/>
          <w:szCs w:val="21"/>
        </w:rPr>
        <w:t>1</w:t>
      </w:r>
      <w:r w:rsidRPr="00141CAC">
        <w:rPr>
          <w:rFonts w:ascii="Consolas" w:hAnsi="Consolas" w:cs="宋体"/>
          <w:color w:val="BBBEBF"/>
          <w:kern w:val="0"/>
          <w:szCs w:val="21"/>
        </w:rPr>
        <w:t xml:space="preserve">, </w:t>
      </w:r>
      <w:proofErr w:type="spellStart"/>
      <w:r w:rsidRPr="00141CAC">
        <w:rPr>
          <w:rFonts w:ascii="Consolas" w:hAnsi="Consolas" w:cs="宋体"/>
          <w:color w:val="DCDCAA"/>
          <w:kern w:val="0"/>
          <w:szCs w:val="21"/>
        </w:rPr>
        <w:t>len</w:t>
      </w:r>
      <w:proofErr w:type="spellEnd"/>
      <w:r w:rsidRPr="00141CAC">
        <w:rPr>
          <w:rFonts w:ascii="Consolas" w:hAnsi="Consolas" w:cs="宋体"/>
          <w:color w:val="BBBEBF"/>
          <w:kern w:val="0"/>
          <w:szCs w:val="21"/>
        </w:rPr>
        <w:t>(</w:t>
      </w:r>
      <w:proofErr w:type="spellStart"/>
      <w:r w:rsidRPr="00141CAC">
        <w:rPr>
          <w:rFonts w:ascii="Consolas" w:hAnsi="Consolas" w:cs="宋体"/>
          <w:color w:val="BBBEBF"/>
          <w:kern w:val="0"/>
          <w:szCs w:val="21"/>
        </w:rPr>
        <w:t>processed_</w:t>
      </w:r>
      <w:proofErr w:type="gramStart"/>
      <w:r w:rsidRPr="00141CAC">
        <w:rPr>
          <w:rFonts w:ascii="Consolas" w:hAnsi="Consolas" w:cs="宋体"/>
          <w:color w:val="BBBEBF"/>
          <w:kern w:val="0"/>
          <w:szCs w:val="21"/>
        </w:rPr>
        <w:t>list</w:t>
      </w:r>
      <w:proofErr w:type="spellEnd"/>
      <w:r w:rsidRPr="00141CAC">
        <w:rPr>
          <w:rFonts w:ascii="Consolas" w:hAnsi="Consolas" w:cs="宋体"/>
          <w:color w:val="BBBEBF"/>
          <w:kern w:val="0"/>
          <w:szCs w:val="21"/>
        </w:rPr>
        <w:t>)</w:t>
      </w:r>
      <w:r w:rsidRPr="00141CAC">
        <w:rPr>
          <w:rFonts w:ascii="Consolas" w:hAnsi="Consolas" w:cs="宋体"/>
          <w:color w:val="D4D4D4"/>
          <w:kern w:val="0"/>
          <w:szCs w:val="21"/>
        </w:rPr>
        <w:t>+</w:t>
      </w:r>
      <w:proofErr w:type="gramEnd"/>
      <w:r w:rsidRPr="00141CAC">
        <w:rPr>
          <w:rFonts w:ascii="Consolas" w:hAnsi="Consolas" w:cs="宋体"/>
          <w:color w:val="B5CEA8"/>
          <w:kern w:val="0"/>
          <w:szCs w:val="21"/>
        </w:rPr>
        <w:t>2</w:t>
      </w:r>
      <w:r w:rsidRPr="00141CAC">
        <w:rPr>
          <w:rFonts w:ascii="Consolas" w:hAnsi="Consolas" w:cs="宋体"/>
          <w:color w:val="BBBEBF"/>
          <w:kern w:val="0"/>
          <w:szCs w:val="21"/>
        </w:rPr>
        <w:t>)</w:t>
      </w:r>
    </w:p>
    <w:p w14:paraId="59D70207"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proofErr w:type="spellStart"/>
      <w:proofErr w:type="gramStart"/>
      <w:r w:rsidRPr="00141CAC">
        <w:rPr>
          <w:rFonts w:ascii="Consolas" w:hAnsi="Consolas" w:cs="宋体"/>
          <w:color w:val="BBBEBF"/>
          <w:kern w:val="0"/>
          <w:szCs w:val="21"/>
        </w:rPr>
        <w:t>plt.hist</w:t>
      </w:r>
      <w:proofErr w:type="spellEnd"/>
      <w:proofErr w:type="gramEnd"/>
      <w:r w:rsidRPr="00141CAC">
        <w:rPr>
          <w:rFonts w:ascii="Consolas" w:hAnsi="Consolas" w:cs="宋体"/>
          <w:color w:val="BBBEBF"/>
          <w:kern w:val="0"/>
          <w:szCs w:val="21"/>
        </w:rPr>
        <w:t>(</w:t>
      </w:r>
      <w:proofErr w:type="spellStart"/>
      <w:proofErr w:type="gramStart"/>
      <w:r w:rsidRPr="00141CAC">
        <w:rPr>
          <w:rFonts w:ascii="Consolas" w:hAnsi="Consolas" w:cs="宋体"/>
          <w:color w:val="BBBEBF"/>
          <w:kern w:val="0"/>
          <w:szCs w:val="21"/>
        </w:rPr>
        <w:t>original.ravel</w:t>
      </w:r>
      <w:proofErr w:type="spellEnd"/>
      <w:proofErr w:type="gramEnd"/>
      <w:r w:rsidRPr="00141CAC">
        <w:rPr>
          <w:rFonts w:ascii="Consolas" w:hAnsi="Consolas" w:cs="宋体"/>
          <w:color w:val="BBBEBF"/>
          <w:kern w:val="0"/>
          <w:szCs w:val="21"/>
        </w:rPr>
        <w:t xml:space="preserve">(), </w:t>
      </w:r>
      <w:r w:rsidRPr="00141CAC">
        <w:rPr>
          <w:rFonts w:ascii="Consolas" w:hAnsi="Consolas" w:cs="宋体"/>
          <w:color w:val="B5CEA8"/>
          <w:kern w:val="0"/>
          <w:szCs w:val="21"/>
        </w:rPr>
        <w:t>256</w:t>
      </w:r>
      <w:r w:rsidRPr="00141CAC">
        <w:rPr>
          <w:rFonts w:ascii="Consolas" w:hAnsi="Consolas" w:cs="宋体"/>
          <w:color w:val="BBBEBF"/>
          <w:kern w:val="0"/>
          <w:szCs w:val="21"/>
        </w:rPr>
        <w:t>, [</w:t>
      </w:r>
      <w:r w:rsidRPr="00141CAC">
        <w:rPr>
          <w:rFonts w:ascii="Consolas" w:hAnsi="Consolas" w:cs="宋体"/>
          <w:color w:val="B5CEA8"/>
          <w:kern w:val="0"/>
          <w:szCs w:val="21"/>
        </w:rPr>
        <w:t>0</w:t>
      </w:r>
      <w:r w:rsidRPr="00141CAC">
        <w:rPr>
          <w:rFonts w:ascii="Consolas" w:hAnsi="Consolas" w:cs="宋体"/>
          <w:color w:val="BBBEBF"/>
          <w:kern w:val="0"/>
          <w:szCs w:val="21"/>
        </w:rPr>
        <w:t>,</w:t>
      </w:r>
      <w:r w:rsidRPr="00141CAC">
        <w:rPr>
          <w:rFonts w:ascii="Consolas" w:hAnsi="Consolas" w:cs="宋体"/>
          <w:color w:val="B5CEA8"/>
          <w:kern w:val="0"/>
          <w:szCs w:val="21"/>
        </w:rPr>
        <w:t>256</w:t>
      </w:r>
      <w:r w:rsidRPr="00141CAC">
        <w:rPr>
          <w:rFonts w:ascii="Consolas" w:hAnsi="Consolas" w:cs="宋体"/>
          <w:color w:val="BBBEBF"/>
          <w:kern w:val="0"/>
          <w:szCs w:val="21"/>
        </w:rPr>
        <w:t>])</w:t>
      </w:r>
    </w:p>
    <w:p w14:paraId="2875A1CF"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proofErr w:type="spellStart"/>
      <w:proofErr w:type="gramStart"/>
      <w:r w:rsidRPr="00141CAC">
        <w:rPr>
          <w:rFonts w:ascii="Consolas" w:hAnsi="Consolas" w:cs="宋体"/>
          <w:color w:val="BBBEBF"/>
          <w:kern w:val="0"/>
          <w:szCs w:val="21"/>
        </w:rPr>
        <w:t>plt.title</w:t>
      </w:r>
      <w:proofErr w:type="spellEnd"/>
      <w:proofErr w:type="gramEnd"/>
      <w:r w:rsidRPr="00141CAC">
        <w:rPr>
          <w:rFonts w:ascii="Consolas" w:hAnsi="Consolas" w:cs="宋体"/>
          <w:color w:val="BBBEBF"/>
          <w:kern w:val="0"/>
          <w:szCs w:val="21"/>
        </w:rPr>
        <w:t>(</w:t>
      </w:r>
      <w:r w:rsidRPr="00141CAC">
        <w:rPr>
          <w:rFonts w:ascii="Consolas" w:hAnsi="Consolas" w:cs="宋体"/>
          <w:color w:val="A5D6FF"/>
          <w:kern w:val="0"/>
          <w:szCs w:val="21"/>
        </w:rPr>
        <w:t>"Hist"</w:t>
      </w:r>
      <w:r w:rsidRPr="00141CAC">
        <w:rPr>
          <w:rFonts w:ascii="Consolas" w:hAnsi="Consolas" w:cs="宋体"/>
          <w:color w:val="BBBEBF"/>
          <w:kern w:val="0"/>
          <w:szCs w:val="21"/>
        </w:rPr>
        <w:t>)</w:t>
      </w:r>
    </w:p>
    <w:p w14:paraId="43CD3ED1"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p>
    <w:p w14:paraId="33EFAFBE"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r w:rsidRPr="00141CAC">
        <w:rPr>
          <w:rFonts w:ascii="Consolas" w:hAnsi="Consolas" w:cs="宋体"/>
          <w:color w:val="8B949E"/>
          <w:kern w:val="0"/>
          <w:szCs w:val="21"/>
        </w:rPr>
        <w:t xml:space="preserve"># </w:t>
      </w:r>
      <w:r w:rsidRPr="00141CAC">
        <w:rPr>
          <w:rFonts w:ascii="Consolas" w:hAnsi="Consolas" w:cs="宋体"/>
          <w:color w:val="8B949E"/>
          <w:kern w:val="0"/>
          <w:szCs w:val="21"/>
        </w:rPr>
        <w:t>处理后图</w:t>
      </w:r>
    </w:p>
    <w:p w14:paraId="0D35E15F"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r w:rsidRPr="00141CAC">
        <w:rPr>
          <w:rFonts w:ascii="Consolas" w:hAnsi="Consolas" w:cs="宋体"/>
          <w:color w:val="C586C0"/>
          <w:kern w:val="0"/>
          <w:szCs w:val="21"/>
        </w:rPr>
        <w:t>for</w:t>
      </w: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i</w:t>
      </w:r>
      <w:proofErr w:type="spellEnd"/>
      <w:r w:rsidRPr="00141CAC">
        <w:rPr>
          <w:rFonts w:ascii="Consolas" w:hAnsi="Consolas" w:cs="宋体"/>
          <w:color w:val="BBBEBF"/>
          <w:kern w:val="0"/>
          <w:szCs w:val="21"/>
        </w:rPr>
        <w:t>, (</w:t>
      </w:r>
      <w:proofErr w:type="spellStart"/>
      <w:r w:rsidRPr="00141CAC">
        <w:rPr>
          <w:rFonts w:ascii="Consolas" w:hAnsi="Consolas" w:cs="宋体"/>
          <w:color w:val="BBBEBF"/>
          <w:kern w:val="0"/>
          <w:szCs w:val="21"/>
        </w:rPr>
        <w:t>img</w:t>
      </w:r>
      <w:proofErr w:type="spellEnd"/>
      <w:r w:rsidRPr="00141CAC">
        <w:rPr>
          <w:rFonts w:ascii="Consolas" w:hAnsi="Consolas" w:cs="宋体"/>
          <w:color w:val="BBBEBF"/>
          <w:kern w:val="0"/>
          <w:szCs w:val="21"/>
        </w:rPr>
        <w:t xml:space="preserve">, title) </w:t>
      </w:r>
      <w:r w:rsidRPr="00141CAC">
        <w:rPr>
          <w:rFonts w:ascii="Consolas" w:hAnsi="Consolas" w:cs="宋体"/>
          <w:color w:val="C586C0"/>
          <w:kern w:val="0"/>
          <w:szCs w:val="21"/>
        </w:rPr>
        <w:t>in</w:t>
      </w:r>
      <w:r w:rsidRPr="00141CAC">
        <w:rPr>
          <w:rFonts w:ascii="Consolas" w:hAnsi="Consolas" w:cs="宋体"/>
          <w:color w:val="BBBEBF"/>
          <w:kern w:val="0"/>
          <w:szCs w:val="21"/>
        </w:rPr>
        <w:t xml:space="preserve"> </w:t>
      </w:r>
      <w:proofErr w:type="gramStart"/>
      <w:r w:rsidRPr="00141CAC">
        <w:rPr>
          <w:rFonts w:ascii="Consolas" w:hAnsi="Consolas" w:cs="宋体"/>
          <w:color w:val="DCDCAA"/>
          <w:kern w:val="0"/>
          <w:szCs w:val="21"/>
        </w:rPr>
        <w:t>enumerate</w:t>
      </w:r>
      <w:r w:rsidRPr="00141CAC">
        <w:rPr>
          <w:rFonts w:ascii="Consolas" w:hAnsi="Consolas" w:cs="宋体"/>
          <w:color w:val="BBBEBF"/>
          <w:kern w:val="0"/>
          <w:szCs w:val="21"/>
        </w:rPr>
        <w:t>(</w:t>
      </w:r>
      <w:r w:rsidRPr="00141CAC">
        <w:rPr>
          <w:rFonts w:ascii="Consolas" w:hAnsi="Consolas" w:cs="宋体"/>
          <w:color w:val="DCDCAA"/>
          <w:kern w:val="0"/>
          <w:szCs w:val="21"/>
        </w:rPr>
        <w:t>zip</w:t>
      </w:r>
      <w:r w:rsidRPr="00141CAC">
        <w:rPr>
          <w:rFonts w:ascii="Consolas" w:hAnsi="Consolas" w:cs="宋体"/>
          <w:color w:val="BBBEBF"/>
          <w:kern w:val="0"/>
          <w:szCs w:val="21"/>
        </w:rPr>
        <w:t>(</w:t>
      </w:r>
      <w:proofErr w:type="spellStart"/>
      <w:proofErr w:type="gramEnd"/>
      <w:r w:rsidRPr="00141CAC">
        <w:rPr>
          <w:rFonts w:ascii="Consolas" w:hAnsi="Consolas" w:cs="宋体"/>
          <w:color w:val="BBBEBF"/>
          <w:kern w:val="0"/>
          <w:szCs w:val="21"/>
        </w:rPr>
        <w:t>processed_list</w:t>
      </w:r>
      <w:proofErr w:type="spellEnd"/>
      <w:r w:rsidRPr="00141CAC">
        <w:rPr>
          <w:rFonts w:ascii="Consolas" w:hAnsi="Consolas" w:cs="宋体"/>
          <w:color w:val="BBBEBF"/>
          <w:kern w:val="0"/>
          <w:szCs w:val="21"/>
        </w:rPr>
        <w:t>, titles)):</w:t>
      </w:r>
    </w:p>
    <w:p w14:paraId="6713A8B7"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lastRenderedPageBreak/>
        <w:t xml:space="preserve">        </w:t>
      </w:r>
      <w:proofErr w:type="spellStart"/>
      <w:proofErr w:type="gramStart"/>
      <w:r w:rsidRPr="00141CAC">
        <w:rPr>
          <w:rFonts w:ascii="Consolas" w:hAnsi="Consolas" w:cs="宋体"/>
          <w:color w:val="BBBEBF"/>
          <w:kern w:val="0"/>
          <w:szCs w:val="21"/>
        </w:rPr>
        <w:t>plt.subplot</w:t>
      </w:r>
      <w:proofErr w:type="spellEnd"/>
      <w:proofErr w:type="gramEnd"/>
      <w:r w:rsidRPr="00141CAC">
        <w:rPr>
          <w:rFonts w:ascii="Consolas" w:hAnsi="Consolas" w:cs="宋体"/>
          <w:color w:val="BBBEBF"/>
          <w:kern w:val="0"/>
          <w:szCs w:val="21"/>
        </w:rPr>
        <w:t>(</w:t>
      </w:r>
      <w:r w:rsidRPr="00141CAC">
        <w:rPr>
          <w:rFonts w:ascii="Consolas" w:hAnsi="Consolas" w:cs="宋体"/>
          <w:color w:val="B5CEA8"/>
          <w:kern w:val="0"/>
          <w:szCs w:val="21"/>
        </w:rPr>
        <w:t>2</w:t>
      </w:r>
      <w:r w:rsidRPr="00141CAC">
        <w:rPr>
          <w:rFonts w:ascii="Consolas" w:hAnsi="Consolas" w:cs="宋体"/>
          <w:color w:val="BBBEBF"/>
          <w:kern w:val="0"/>
          <w:szCs w:val="21"/>
        </w:rPr>
        <w:t xml:space="preserve">, </w:t>
      </w:r>
      <w:proofErr w:type="spellStart"/>
      <w:r w:rsidRPr="00141CAC">
        <w:rPr>
          <w:rFonts w:ascii="Consolas" w:hAnsi="Consolas" w:cs="宋体"/>
          <w:color w:val="DCDCAA"/>
          <w:kern w:val="0"/>
          <w:szCs w:val="21"/>
        </w:rPr>
        <w:t>len</w:t>
      </w:r>
      <w:proofErr w:type="spellEnd"/>
      <w:r w:rsidRPr="00141CAC">
        <w:rPr>
          <w:rFonts w:ascii="Consolas" w:hAnsi="Consolas" w:cs="宋体"/>
          <w:color w:val="BBBEBF"/>
          <w:kern w:val="0"/>
          <w:szCs w:val="21"/>
        </w:rPr>
        <w:t>(</w:t>
      </w:r>
      <w:proofErr w:type="spellStart"/>
      <w:r w:rsidRPr="00141CAC">
        <w:rPr>
          <w:rFonts w:ascii="Consolas" w:hAnsi="Consolas" w:cs="宋体"/>
          <w:color w:val="BBBEBF"/>
          <w:kern w:val="0"/>
          <w:szCs w:val="21"/>
        </w:rPr>
        <w:t>processed_</w:t>
      </w:r>
      <w:proofErr w:type="gramStart"/>
      <w:r w:rsidRPr="00141CAC">
        <w:rPr>
          <w:rFonts w:ascii="Consolas" w:hAnsi="Consolas" w:cs="宋体"/>
          <w:color w:val="BBBEBF"/>
          <w:kern w:val="0"/>
          <w:szCs w:val="21"/>
        </w:rPr>
        <w:t>list</w:t>
      </w:r>
      <w:proofErr w:type="spellEnd"/>
      <w:r w:rsidRPr="00141CAC">
        <w:rPr>
          <w:rFonts w:ascii="Consolas" w:hAnsi="Consolas" w:cs="宋体"/>
          <w:color w:val="BBBEBF"/>
          <w:kern w:val="0"/>
          <w:szCs w:val="21"/>
        </w:rPr>
        <w:t>)</w:t>
      </w:r>
      <w:r w:rsidRPr="00141CAC">
        <w:rPr>
          <w:rFonts w:ascii="Consolas" w:hAnsi="Consolas" w:cs="宋体"/>
          <w:color w:val="D4D4D4"/>
          <w:kern w:val="0"/>
          <w:szCs w:val="21"/>
        </w:rPr>
        <w:t>+</w:t>
      </w:r>
      <w:proofErr w:type="gramEnd"/>
      <w:r w:rsidRPr="00141CAC">
        <w:rPr>
          <w:rFonts w:ascii="Consolas" w:hAnsi="Consolas" w:cs="宋体"/>
          <w:color w:val="B5CEA8"/>
          <w:kern w:val="0"/>
          <w:szCs w:val="21"/>
        </w:rPr>
        <w:t>1</w:t>
      </w:r>
      <w:r w:rsidRPr="00141CAC">
        <w:rPr>
          <w:rFonts w:ascii="Consolas" w:hAnsi="Consolas" w:cs="宋体"/>
          <w:color w:val="BBBEBF"/>
          <w:kern w:val="0"/>
          <w:szCs w:val="21"/>
        </w:rPr>
        <w:t>, i</w:t>
      </w:r>
      <w:r w:rsidRPr="00141CAC">
        <w:rPr>
          <w:rFonts w:ascii="Consolas" w:hAnsi="Consolas" w:cs="宋体"/>
          <w:color w:val="D4D4D4"/>
          <w:kern w:val="0"/>
          <w:szCs w:val="21"/>
        </w:rPr>
        <w:t>+</w:t>
      </w:r>
      <w:r w:rsidRPr="00141CAC">
        <w:rPr>
          <w:rFonts w:ascii="Consolas" w:hAnsi="Consolas" w:cs="宋体"/>
          <w:color w:val="B5CEA8"/>
          <w:kern w:val="0"/>
          <w:szCs w:val="21"/>
        </w:rPr>
        <w:t>2</w:t>
      </w:r>
      <w:r w:rsidRPr="00141CAC">
        <w:rPr>
          <w:rFonts w:ascii="Consolas" w:hAnsi="Consolas" w:cs="宋体"/>
          <w:color w:val="BBBEBF"/>
          <w:kern w:val="0"/>
          <w:szCs w:val="21"/>
        </w:rPr>
        <w:t>)</w:t>
      </w:r>
    </w:p>
    <w:p w14:paraId="783C5EF3"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proofErr w:type="spellStart"/>
      <w:proofErr w:type="gramStart"/>
      <w:r w:rsidRPr="00141CAC">
        <w:rPr>
          <w:rFonts w:ascii="Consolas" w:hAnsi="Consolas" w:cs="宋体"/>
          <w:color w:val="BBBEBF"/>
          <w:kern w:val="0"/>
          <w:szCs w:val="21"/>
        </w:rPr>
        <w:t>plt.imshow</w:t>
      </w:r>
      <w:proofErr w:type="spellEnd"/>
      <w:proofErr w:type="gramEnd"/>
      <w:r w:rsidRPr="00141CAC">
        <w:rPr>
          <w:rFonts w:ascii="Consolas" w:hAnsi="Consolas" w:cs="宋体"/>
          <w:color w:val="BBBEBF"/>
          <w:kern w:val="0"/>
          <w:szCs w:val="21"/>
        </w:rPr>
        <w:t>(</w:t>
      </w:r>
      <w:proofErr w:type="spellStart"/>
      <w:r w:rsidRPr="00141CAC">
        <w:rPr>
          <w:rFonts w:ascii="Consolas" w:hAnsi="Consolas" w:cs="宋体"/>
          <w:color w:val="BBBEBF"/>
          <w:kern w:val="0"/>
          <w:szCs w:val="21"/>
        </w:rPr>
        <w:t>img</w:t>
      </w:r>
      <w:proofErr w:type="spellEnd"/>
      <w:r w:rsidRPr="00141CAC">
        <w:rPr>
          <w:rFonts w:ascii="Consolas" w:hAnsi="Consolas" w:cs="宋体"/>
          <w:color w:val="BBBEBF"/>
          <w:kern w:val="0"/>
          <w:szCs w:val="21"/>
        </w:rPr>
        <w:t xml:space="preserve">, </w:t>
      </w:r>
      <w:proofErr w:type="spellStart"/>
      <w:r w:rsidRPr="00141CAC">
        <w:rPr>
          <w:rFonts w:ascii="Consolas" w:hAnsi="Consolas" w:cs="宋体"/>
          <w:color w:val="FFA657"/>
          <w:kern w:val="0"/>
          <w:szCs w:val="21"/>
        </w:rPr>
        <w:t>cmap</w:t>
      </w:r>
      <w:proofErr w:type="spellEnd"/>
      <w:r w:rsidRPr="00141CAC">
        <w:rPr>
          <w:rFonts w:ascii="Consolas" w:hAnsi="Consolas" w:cs="宋体"/>
          <w:color w:val="D4D4D4"/>
          <w:kern w:val="0"/>
          <w:szCs w:val="21"/>
        </w:rPr>
        <w:t>=</w:t>
      </w:r>
      <w:r w:rsidRPr="00141CAC">
        <w:rPr>
          <w:rFonts w:ascii="Consolas" w:hAnsi="Consolas" w:cs="宋体"/>
          <w:color w:val="A5D6FF"/>
          <w:kern w:val="0"/>
          <w:szCs w:val="21"/>
        </w:rPr>
        <w:t>"gray"</w:t>
      </w:r>
      <w:r w:rsidRPr="00141CAC">
        <w:rPr>
          <w:rFonts w:ascii="Consolas" w:hAnsi="Consolas" w:cs="宋体"/>
          <w:color w:val="BBBEBF"/>
          <w:kern w:val="0"/>
          <w:szCs w:val="21"/>
        </w:rPr>
        <w:t>)</w:t>
      </w:r>
    </w:p>
    <w:p w14:paraId="3F1394C0"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proofErr w:type="spellStart"/>
      <w:proofErr w:type="gramStart"/>
      <w:r w:rsidRPr="00141CAC">
        <w:rPr>
          <w:rFonts w:ascii="Consolas" w:hAnsi="Consolas" w:cs="宋体"/>
          <w:color w:val="BBBEBF"/>
          <w:kern w:val="0"/>
          <w:szCs w:val="21"/>
        </w:rPr>
        <w:t>plt.title</w:t>
      </w:r>
      <w:proofErr w:type="spellEnd"/>
      <w:proofErr w:type="gramEnd"/>
      <w:r w:rsidRPr="00141CAC">
        <w:rPr>
          <w:rFonts w:ascii="Consolas" w:hAnsi="Consolas" w:cs="宋体"/>
          <w:color w:val="BBBEBF"/>
          <w:kern w:val="0"/>
          <w:szCs w:val="21"/>
        </w:rPr>
        <w:t>(title)</w:t>
      </w:r>
    </w:p>
    <w:p w14:paraId="6D3E68FB"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proofErr w:type="spellStart"/>
      <w:proofErr w:type="gramStart"/>
      <w:r w:rsidRPr="00141CAC">
        <w:rPr>
          <w:rFonts w:ascii="Consolas" w:hAnsi="Consolas" w:cs="宋体"/>
          <w:color w:val="BBBEBF"/>
          <w:kern w:val="0"/>
          <w:szCs w:val="21"/>
        </w:rPr>
        <w:t>plt.axis</w:t>
      </w:r>
      <w:proofErr w:type="spellEnd"/>
      <w:proofErr w:type="gramEnd"/>
      <w:r w:rsidRPr="00141CAC">
        <w:rPr>
          <w:rFonts w:ascii="Consolas" w:hAnsi="Consolas" w:cs="宋体"/>
          <w:color w:val="BBBEBF"/>
          <w:kern w:val="0"/>
          <w:szCs w:val="21"/>
        </w:rPr>
        <w:t>(</w:t>
      </w:r>
      <w:r w:rsidRPr="00141CAC">
        <w:rPr>
          <w:rFonts w:ascii="Consolas" w:hAnsi="Consolas" w:cs="宋体"/>
          <w:color w:val="A5D6FF"/>
          <w:kern w:val="0"/>
          <w:szCs w:val="21"/>
        </w:rPr>
        <w:t>"off"</w:t>
      </w:r>
      <w:r w:rsidRPr="00141CAC">
        <w:rPr>
          <w:rFonts w:ascii="Consolas" w:hAnsi="Consolas" w:cs="宋体"/>
          <w:color w:val="BBBEBF"/>
          <w:kern w:val="0"/>
          <w:szCs w:val="21"/>
        </w:rPr>
        <w:t>)</w:t>
      </w:r>
    </w:p>
    <w:p w14:paraId="0E4E6038"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p>
    <w:p w14:paraId="6FCE01B5"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proofErr w:type="spellStart"/>
      <w:proofErr w:type="gramStart"/>
      <w:r w:rsidRPr="00141CAC">
        <w:rPr>
          <w:rFonts w:ascii="Consolas" w:hAnsi="Consolas" w:cs="宋体"/>
          <w:color w:val="BBBEBF"/>
          <w:kern w:val="0"/>
          <w:szCs w:val="21"/>
        </w:rPr>
        <w:t>plt.subplot</w:t>
      </w:r>
      <w:proofErr w:type="spellEnd"/>
      <w:proofErr w:type="gramEnd"/>
      <w:r w:rsidRPr="00141CAC">
        <w:rPr>
          <w:rFonts w:ascii="Consolas" w:hAnsi="Consolas" w:cs="宋体"/>
          <w:color w:val="BBBEBF"/>
          <w:kern w:val="0"/>
          <w:szCs w:val="21"/>
        </w:rPr>
        <w:t>(</w:t>
      </w:r>
      <w:r w:rsidRPr="00141CAC">
        <w:rPr>
          <w:rFonts w:ascii="Consolas" w:hAnsi="Consolas" w:cs="宋体"/>
          <w:color w:val="B5CEA8"/>
          <w:kern w:val="0"/>
          <w:szCs w:val="21"/>
        </w:rPr>
        <w:t>2</w:t>
      </w:r>
      <w:r w:rsidRPr="00141CAC">
        <w:rPr>
          <w:rFonts w:ascii="Consolas" w:hAnsi="Consolas" w:cs="宋体"/>
          <w:color w:val="BBBEBF"/>
          <w:kern w:val="0"/>
          <w:szCs w:val="21"/>
        </w:rPr>
        <w:t xml:space="preserve">, </w:t>
      </w:r>
      <w:proofErr w:type="spellStart"/>
      <w:r w:rsidRPr="00141CAC">
        <w:rPr>
          <w:rFonts w:ascii="Consolas" w:hAnsi="Consolas" w:cs="宋体"/>
          <w:color w:val="DCDCAA"/>
          <w:kern w:val="0"/>
          <w:szCs w:val="21"/>
        </w:rPr>
        <w:t>len</w:t>
      </w:r>
      <w:proofErr w:type="spellEnd"/>
      <w:r w:rsidRPr="00141CAC">
        <w:rPr>
          <w:rFonts w:ascii="Consolas" w:hAnsi="Consolas" w:cs="宋体"/>
          <w:color w:val="BBBEBF"/>
          <w:kern w:val="0"/>
          <w:szCs w:val="21"/>
        </w:rPr>
        <w:t>(</w:t>
      </w:r>
      <w:proofErr w:type="spellStart"/>
      <w:r w:rsidRPr="00141CAC">
        <w:rPr>
          <w:rFonts w:ascii="Consolas" w:hAnsi="Consolas" w:cs="宋体"/>
          <w:color w:val="BBBEBF"/>
          <w:kern w:val="0"/>
          <w:szCs w:val="21"/>
        </w:rPr>
        <w:t>processed_</w:t>
      </w:r>
      <w:proofErr w:type="gramStart"/>
      <w:r w:rsidRPr="00141CAC">
        <w:rPr>
          <w:rFonts w:ascii="Consolas" w:hAnsi="Consolas" w:cs="宋体"/>
          <w:color w:val="BBBEBF"/>
          <w:kern w:val="0"/>
          <w:szCs w:val="21"/>
        </w:rPr>
        <w:t>list</w:t>
      </w:r>
      <w:proofErr w:type="spellEnd"/>
      <w:r w:rsidRPr="00141CAC">
        <w:rPr>
          <w:rFonts w:ascii="Consolas" w:hAnsi="Consolas" w:cs="宋体"/>
          <w:color w:val="BBBEBF"/>
          <w:kern w:val="0"/>
          <w:szCs w:val="21"/>
        </w:rPr>
        <w:t>)</w:t>
      </w:r>
      <w:r w:rsidRPr="00141CAC">
        <w:rPr>
          <w:rFonts w:ascii="Consolas" w:hAnsi="Consolas" w:cs="宋体"/>
          <w:color w:val="D4D4D4"/>
          <w:kern w:val="0"/>
          <w:szCs w:val="21"/>
        </w:rPr>
        <w:t>+</w:t>
      </w:r>
      <w:proofErr w:type="gramEnd"/>
      <w:r w:rsidRPr="00141CAC">
        <w:rPr>
          <w:rFonts w:ascii="Consolas" w:hAnsi="Consolas" w:cs="宋体"/>
          <w:color w:val="B5CEA8"/>
          <w:kern w:val="0"/>
          <w:szCs w:val="21"/>
        </w:rPr>
        <w:t>1</w:t>
      </w:r>
      <w:r w:rsidRPr="00141CAC">
        <w:rPr>
          <w:rFonts w:ascii="Consolas" w:hAnsi="Consolas" w:cs="宋体"/>
          <w:color w:val="BBBEBF"/>
          <w:kern w:val="0"/>
          <w:szCs w:val="21"/>
        </w:rPr>
        <w:t>, i</w:t>
      </w:r>
      <w:r w:rsidRPr="00141CAC">
        <w:rPr>
          <w:rFonts w:ascii="Consolas" w:hAnsi="Consolas" w:cs="宋体"/>
          <w:color w:val="D4D4D4"/>
          <w:kern w:val="0"/>
          <w:szCs w:val="21"/>
        </w:rPr>
        <w:t>+</w:t>
      </w:r>
      <w:r w:rsidRPr="00141CAC">
        <w:rPr>
          <w:rFonts w:ascii="Consolas" w:hAnsi="Consolas" w:cs="宋体"/>
          <w:color w:val="B5CEA8"/>
          <w:kern w:val="0"/>
          <w:szCs w:val="21"/>
        </w:rPr>
        <w:t>2</w:t>
      </w:r>
      <w:r w:rsidRPr="00141CAC">
        <w:rPr>
          <w:rFonts w:ascii="Consolas" w:hAnsi="Consolas" w:cs="宋体"/>
          <w:color w:val="BBBEBF"/>
          <w:kern w:val="0"/>
          <w:szCs w:val="21"/>
        </w:rPr>
        <w:t xml:space="preserve"> </w:t>
      </w:r>
      <w:r w:rsidRPr="00141CAC">
        <w:rPr>
          <w:rFonts w:ascii="Consolas" w:hAnsi="Consolas" w:cs="宋体"/>
          <w:color w:val="D4D4D4"/>
          <w:kern w:val="0"/>
          <w:szCs w:val="21"/>
        </w:rPr>
        <w:t>+</w:t>
      </w:r>
      <w:r w:rsidRPr="00141CAC">
        <w:rPr>
          <w:rFonts w:ascii="Consolas" w:hAnsi="Consolas" w:cs="宋体"/>
          <w:color w:val="BBBEBF"/>
          <w:kern w:val="0"/>
          <w:szCs w:val="21"/>
        </w:rPr>
        <w:t xml:space="preserve"> </w:t>
      </w:r>
      <w:proofErr w:type="spellStart"/>
      <w:r w:rsidRPr="00141CAC">
        <w:rPr>
          <w:rFonts w:ascii="Consolas" w:hAnsi="Consolas" w:cs="宋体"/>
          <w:color w:val="DCDCAA"/>
          <w:kern w:val="0"/>
          <w:szCs w:val="21"/>
        </w:rPr>
        <w:t>len</w:t>
      </w:r>
      <w:proofErr w:type="spellEnd"/>
      <w:r w:rsidRPr="00141CAC">
        <w:rPr>
          <w:rFonts w:ascii="Consolas" w:hAnsi="Consolas" w:cs="宋体"/>
          <w:color w:val="BBBEBF"/>
          <w:kern w:val="0"/>
          <w:szCs w:val="21"/>
        </w:rPr>
        <w:t>(</w:t>
      </w:r>
      <w:proofErr w:type="spellStart"/>
      <w:r w:rsidRPr="00141CAC">
        <w:rPr>
          <w:rFonts w:ascii="Consolas" w:hAnsi="Consolas" w:cs="宋体"/>
          <w:color w:val="BBBEBF"/>
          <w:kern w:val="0"/>
          <w:szCs w:val="21"/>
        </w:rPr>
        <w:t>processed_</w:t>
      </w:r>
      <w:proofErr w:type="gramStart"/>
      <w:r w:rsidRPr="00141CAC">
        <w:rPr>
          <w:rFonts w:ascii="Consolas" w:hAnsi="Consolas" w:cs="宋体"/>
          <w:color w:val="BBBEBF"/>
          <w:kern w:val="0"/>
          <w:szCs w:val="21"/>
        </w:rPr>
        <w:t>list</w:t>
      </w:r>
      <w:proofErr w:type="spellEnd"/>
      <w:r w:rsidRPr="00141CAC">
        <w:rPr>
          <w:rFonts w:ascii="Consolas" w:hAnsi="Consolas" w:cs="宋体"/>
          <w:color w:val="BBBEBF"/>
          <w:kern w:val="0"/>
          <w:szCs w:val="21"/>
        </w:rPr>
        <w:t>)</w:t>
      </w:r>
      <w:r w:rsidRPr="00141CAC">
        <w:rPr>
          <w:rFonts w:ascii="Consolas" w:hAnsi="Consolas" w:cs="宋体"/>
          <w:color w:val="D4D4D4"/>
          <w:kern w:val="0"/>
          <w:szCs w:val="21"/>
        </w:rPr>
        <w:t>+</w:t>
      </w:r>
      <w:proofErr w:type="gramEnd"/>
      <w:r w:rsidRPr="00141CAC">
        <w:rPr>
          <w:rFonts w:ascii="Consolas" w:hAnsi="Consolas" w:cs="宋体"/>
          <w:color w:val="B5CEA8"/>
          <w:kern w:val="0"/>
          <w:szCs w:val="21"/>
        </w:rPr>
        <w:t>1</w:t>
      </w:r>
      <w:r w:rsidRPr="00141CAC">
        <w:rPr>
          <w:rFonts w:ascii="Consolas" w:hAnsi="Consolas" w:cs="宋体"/>
          <w:color w:val="BBBEBF"/>
          <w:kern w:val="0"/>
          <w:szCs w:val="21"/>
        </w:rPr>
        <w:t>)</w:t>
      </w:r>
    </w:p>
    <w:p w14:paraId="4D2473E4"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proofErr w:type="spellStart"/>
      <w:proofErr w:type="gramStart"/>
      <w:r w:rsidRPr="00141CAC">
        <w:rPr>
          <w:rFonts w:ascii="Consolas" w:hAnsi="Consolas" w:cs="宋体"/>
          <w:color w:val="BBBEBF"/>
          <w:kern w:val="0"/>
          <w:szCs w:val="21"/>
        </w:rPr>
        <w:t>plt.hist</w:t>
      </w:r>
      <w:proofErr w:type="spellEnd"/>
      <w:proofErr w:type="gramEnd"/>
      <w:r w:rsidRPr="00141CAC">
        <w:rPr>
          <w:rFonts w:ascii="Consolas" w:hAnsi="Consolas" w:cs="宋体"/>
          <w:color w:val="BBBEBF"/>
          <w:kern w:val="0"/>
          <w:szCs w:val="21"/>
        </w:rPr>
        <w:t>(</w:t>
      </w:r>
      <w:proofErr w:type="spellStart"/>
      <w:proofErr w:type="gramStart"/>
      <w:r w:rsidRPr="00141CAC">
        <w:rPr>
          <w:rFonts w:ascii="Consolas" w:hAnsi="Consolas" w:cs="宋体"/>
          <w:color w:val="BBBEBF"/>
          <w:kern w:val="0"/>
          <w:szCs w:val="21"/>
        </w:rPr>
        <w:t>img.ravel</w:t>
      </w:r>
      <w:proofErr w:type="spellEnd"/>
      <w:proofErr w:type="gramEnd"/>
      <w:r w:rsidRPr="00141CAC">
        <w:rPr>
          <w:rFonts w:ascii="Consolas" w:hAnsi="Consolas" w:cs="宋体"/>
          <w:color w:val="BBBEBF"/>
          <w:kern w:val="0"/>
          <w:szCs w:val="21"/>
        </w:rPr>
        <w:t xml:space="preserve">(), </w:t>
      </w:r>
      <w:r w:rsidRPr="00141CAC">
        <w:rPr>
          <w:rFonts w:ascii="Consolas" w:hAnsi="Consolas" w:cs="宋体"/>
          <w:color w:val="B5CEA8"/>
          <w:kern w:val="0"/>
          <w:szCs w:val="21"/>
        </w:rPr>
        <w:t>256</w:t>
      </w:r>
      <w:r w:rsidRPr="00141CAC">
        <w:rPr>
          <w:rFonts w:ascii="Consolas" w:hAnsi="Consolas" w:cs="宋体"/>
          <w:color w:val="BBBEBF"/>
          <w:kern w:val="0"/>
          <w:szCs w:val="21"/>
        </w:rPr>
        <w:t>, [</w:t>
      </w:r>
      <w:r w:rsidRPr="00141CAC">
        <w:rPr>
          <w:rFonts w:ascii="Consolas" w:hAnsi="Consolas" w:cs="宋体"/>
          <w:color w:val="B5CEA8"/>
          <w:kern w:val="0"/>
          <w:szCs w:val="21"/>
        </w:rPr>
        <w:t>0</w:t>
      </w:r>
      <w:r w:rsidRPr="00141CAC">
        <w:rPr>
          <w:rFonts w:ascii="Consolas" w:hAnsi="Consolas" w:cs="宋体"/>
          <w:color w:val="BBBEBF"/>
          <w:kern w:val="0"/>
          <w:szCs w:val="21"/>
        </w:rPr>
        <w:t>,</w:t>
      </w:r>
      <w:r w:rsidRPr="00141CAC">
        <w:rPr>
          <w:rFonts w:ascii="Consolas" w:hAnsi="Consolas" w:cs="宋体"/>
          <w:color w:val="B5CEA8"/>
          <w:kern w:val="0"/>
          <w:szCs w:val="21"/>
        </w:rPr>
        <w:t>256</w:t>
      </w:r>
      <w:r w:rsidRPr="00141CAC">
        <w:rPr>
          <w:rFonts w:ascii="Consolas" w:hAnsi="Consolas" w:cs="宋体"/>
          <w:color w:val="BBBEBF"/>
          <w:kern w:val="0"/>
          <w:szCs w:val="21"/>
        </w:rPr>
        <w:t>])</w:t>
      </w:r>
    </w:p>
    <w:p w14:paraId="0A7EC47A"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p>
    <w:p w14:paraId="3C443D35"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proofErr w:type="spellStart"/>
      <w:proofErr w:type="gramStart"/>
      <w:r w:rsidRPr="00141CAC">
        <w:rPr>
          <w:rFonts w:ascii="Consolas" w:hAnsi="Consolas" w:cs="宋体"/>
          <w:color w:val="BBBEBF"/>
          <w:kern w:val="0"/>
          <w:szCs w:val="21"/>
        </w:rPr>
        <w:t>plt.tight</w:t>
      </w:r>
      <w:proofErr w:type="gramEnd"/>
      <w:r w:rsidRPr="00141CAC">
        <w:rPr>
          <w:rFonts w:ascii="Consolas" w:hAnsi="Consolas" w:cs="宋体"/>
          <w:color w:val="BBBEBF"/>
          <w:kern w:val="0"/>
          <w:szCs w:val="21"/>
        </w:rPr>
        <w:t>_</w:t>
      </w:r>
      <w:proofErr w:type="gramStart"/>
      <w:r w:rsidRPr="00141CAC">
        <w:rPr>
          <w:rFonts w:ascii="Consolas" w:hAnsi="Consolas" w:cs="宋体"/>
          <w:color w:val="BBBEBF"/>
          <w:kern w:val="0"/>
          <w:szCs w:val="21"/>
        </w:rPr>
        <w:t>layout</w:t>
      </w:r>
      <w:proofErr w:type="spellEnd"/>
      <w:r w:rsidRPr="00141CAC">
        <w:rPr>
          <w:rFonts w:ascii="Consolas" w:hAnsi="Consolas" w:cs="宋体"/>
          <w:color w:val="BBBEBF"/>
          <w:kern w:val="0"/>
          <w:szCs w:val="21"/>
        </w:rPr>
        <w:t>(</w:t>
      </w:r>
      <w:proofErr w:type="gramEnd"/>
      <w:r w:rsidRPr="00141CAC">
        <w:rPr>
          <w:rFonts w:ascii="Consolas" w:hAnsi="Consolas" w:cs="宋体"/>
          <w:color w:val="BBBEBF"/>
          <w:kern w:val="0"/>
          <w:szCs w:val="21"/>
        </w:rPr>
        <w:t>)</w:t>
      </w:r>
    </w:p>
    <w:p w14:paraId="20ECFFA2"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save_file</w:t>
      </w:r>
      <w:proofErr w:type="spellEnd"/>
      <w:r w:rsidRPr="00141CAC">
        <w:rPr>
          <w:rFonts w:ascii="Consolas" w:hAnsi="Consolas" w:cs="宋体"/>
          <w:color w:val="BBBEBF"/>
          <w:kern w:val="0"/>
          <w:szCs w:val="21"/>
        </w:rPr>
        <w:t xml:space="preserve"> </w:t>
      </w:r>
      <w:r w:rsidRPr="00141CAC">
        <w:rPr>
          <w:rFonts w:ascii="Consolas" w:hAnsi="Consolas" w:cs="宋体"/>
          <w:color w:val="D4D4D4"/>
          <w:kern w:val="0"/>
          <w:szCs w:val="21"/>
        </w:rPr>
        <w:t>=</w:t>
      </w:r>
      <w:r w:rsidRPr="00141CAC">
        <w:rPr>
          <w:rFonts w:ascii="Consolas" w:hAnsi="Consolas" w:cs="宋体"/>
          <w:color w:val="BBBEBF"/>
          <w:kern w:val="0"/>
          <w:szCs w:val="21"/>
        </w:rPr>
        <w:t xml:space="preserve"> </w:t>
      </w:r>
      <w:proofErr w:type="spellStart"/>
      <w:proofErr w:type="gramStart"/>
      <w:r w:rsidRPr="00141CAC">
        <w:rPr>
          <w:rFonts w:ascii="Consolas" w:hAnsi="Consolas" w:cs="宋体"/>
          <w:color w:val="BBBEBF"/>
          <w:kern w:val="0"/>
          <w:szCs w:val="21"/>
        </w:rPr>
        <w:t>os.path</w:t>
      </w:r>
      <w:proofErr w:type="gramEnd"/>
      <w:r w:rsidRPr="00141CAC">
        <w:rPr>
          <w:rFonts w:ascii="Consolas" w:hAnsi="Consolas" w:cs="宋体"/>
          <w:color w:val="BBBEBF"/>
          <w:kern w:val="0"/>
          <w:szCs w:val="21"/>
        </w:rPr>
        <w:t>.</w:t>
      </w:r>
      <w:proofErr w:type="gramStart"/>
      <w:r w:rsidRPr="00141CAC">
        <w:rPr>
          <w:rFonts w:ascii="Consolas" w:hAnsi="Consolas" w:cs="宋体"/>
          <w:color w:val="BBBEBF"/>
          <w:kern w:val="0"/>
          <w:szCs w:val="21"/>
        </w:rPr>
        <w:t>join</w:t>
      </w:r>
      <w:proofErr w:type="spellEnd"/>
      <w:r w:rsidRPr="00141CAC">
        <w:rPr>
          <w:rFonts w:ascii="Consolas" w:hAnsi="Consolas" w:cs="宋体"/>
          <w:color w:val="BBBEBF"/>
          <w:kern w:val="0"/>
          <w:szCs w:val="21"/>
        </w:rPr>
        <w:t>(</w:t>
      </w:r>
      <w:proofErr w:type="spellStart"/>
      <w:proofErr w:type="gramEnd"/>
      <w:r w:rsidRPr="00141CAC">
        <w:rPr>
          <w:rFonts w:ascii="Consolas" w:hAnsi="Consolas" w:cs="宋体"/>
          <w:color w:val="BBBEBF"/>
          <w:kern w:val="0"/>
          <w:szCs w:val="21"/>
        </w:rPr>
        <w:t>save_path</w:t>
      </w:r>
      <w:proofErr w:type="spellEnd"/>
      <w:r w:rsidRPr="00141CAC">
        <w:rPr>
          <w:rFonts w:ascii="Consolas" w:hAnsi="Consolas" w:cs="宋体"/>
          <w:color w:val="BBBEBF"/>
          <w:kern w:val="0"/>
          <w:szCs w:val="21"/>
        </w:rPr>
        <w:t xml:space="preserve">, </w:t>
      </w:r>
      <w:r w:rsidRPr="00141CAC">
        <w:rPr>
          <w:rFonts w:ascii="Consolas" w:hAnsi="Consolas" w:cs="宋体"/>
          <w:color w:val="FF7B72"/>
          <w:kern w:val="0"/>
          <w:szCs w:val="21"/>
        </w:rPr>
        <w:t>f</w:t>
      </w:r>
      <w:r w:rsidRPr="00141CAC">
        <w:rPr>
          <w:rFonts w:ascii="Consolas" w:hAnsi="Consolas" w:cs="宋体"/>
          <w:color w:val="A5D6FF"/>
          <w:kern w:val="0"/>
          <w:szCs w:val="21"/>
        </w:rPr>
        <w:t>"</w:t>
      </w:r>
      <w:r w:rsidRPr="00141CAC">
        <w:rPr>
          <w:rFonts w:ascii="Consolas" w:hAnsi="Consolas" w:cs="宋体"/>
          <w:color w:val="FF7B72"/>
          <w:kern w:val="0"/>
          <w:szCs w:val="21"/>
        </w:rPr>
        <w:t>{</w:t>
      </w:r>
      <w:proofErr w:type="spellStart"/>
      <w:r w:rsidRPr="00141CAC">
        <w:rPr>
          <w:rFonts w:ascii="Consolas" w:hAnsi="Consolas" w:cs="宋体"/>
          <w:color w:val="BBBEBF"/>
          <w:kern w:val="0"/>
          <w:szCs w:val="21"/>
        </w:rPr>
        <w:t>img_</w:t>
      </w:r>
      <w:proofErr w:type="gramStart"/>
      <w:r w:rsidRPr="00141CAC">
        <w:rPr>
          <w:rFonts w:ascii="Consolas" w:hAnsi="Consolas" w:cs="宋体"/>
          <w:color w:val="BBBEBF"/>
          <w:kern w:val="0"/>
          <w:szCs w:val="21"/>
        </w:rPr>
        <w:t>name</w:t>
      </w:r>
      <w:proofErr w:type="spellEnd"/>
      <w:r w:rsidRPr="00141CAC">
        <w:rPr>
          <w:rFonts w:ascii="Consolas" w:hAnsi="Consolas" w:cs="宋体"/>
          <w:color w:val="FF7B72"/>
          <w:kern w:val="0"/>
          <w:szCs w:val="21"/>
        </w:rPr>
        <w:t>}</w:t>
      </w:r>
      <w:r w:rsidRPr="00141CAC">
        <w:rPr>
          <w:rFonts w:ascii="Consolas" w:hAnsi="Consolas" w:cs="宋体"/>
          <w:color w:val="A5D6FF"/>
          <w:kern w:val="0"/>
          <w:szCs w:val="21"/>
        </w:rPr>
        <w:t>_</w:t>
      </w:r>
      <w:proofErr w:type="gramEnd"/>
      <w:r w:rsidRPr="00141CAC">
        <w:rPr>
          <w:rFonts w:ascii="Consolas" w:hAnsi="Consolas" w:cs="宋体"/>
          <w:color w:val="FF7B72"/>
          <w:kern w:val="0"/>
          <w:szCs w:val="21"/>
        </w:rPr>
        <w:t>{</w:t>
      </w:r>
      <w:r w:rsidRPr="00141CAC">
        <w:rPr>
          <w:rFonts w:ascii="Consolas" w:hAnsi="Consolas" w:cs="宋体"/>
          <w:color w:val="BBBEBF"/>
          <w:kern w:val="0"/>
          <w:szCs w:val="21"/>
        </w:rPr>
        <w:t>titles[</w:t>
      </w:r>
      <w:r w:rsidRPr="00141CAC">
        <w:rPr>
          <w:rFonts w:ascii="Consolas" w:hAnsi="Consolas" w:cs="宋体"/>
          <w:color w:val="B5CEA8"/>
          <w:kern w:val="0"/>
          <w:szCs w:val="21"/>
        </w:rPr>
        <w:t>0</w:t>
      </w:r>
      <w:r w:rsidRPr="00141CAC">
        <w:rPr>
          <w:rFonts w:ascii="Consolas" w:hAnsi="Consolas" w:cs="宋体"/>
          <w:color w:val="BBBEBF"/>
          <w:kern w:val="0"/>
          <w:szCs w:val="21"/>
        </w:rPr>
        <w:t>]</w:t>
      </w:r>
      <w:r w:rsidRPr="00141CAC">
        <w:rPr>
          <w:rFonts w:ascii="Consolas" w:hAnsi="Consolas" w:cs="宋体"/>
          <w:color w:val="FF7B72"/>
          <w:kern w:val="0"/>
          <w:szCs w:val="21"/>
        </w:rPr>
        <w:t>}</w:t>
      </w:r>
      <w:r w:rsidRPr="00141CAC">
        <w:rPr>
          <w:rFonts w:ascii="Consolas" w:hAnsi="Consolas" w:cs="宋体"/>
          <w:color w:val="A5D6FF"/>
          <w:kern w:val="0"/>
          <w:szCs w:val="21"/>
        </w:rPr>
        <w:t>.</w:t>
      </w:r>
      <w:proofErr w:type="spellStart"/>
      <w:r w:rsidRPr="00141CAC">
        <w:rPr>
          <w:rFonts w:ascii="Consolas" w:hAnsi="Consolas" w:cs="宋体"/>
          <w:color w:val="A5D6FF"/>
          <w:kern w:val="0"/>
          <w:szCs w:val="21"/>
        </w:rPr>
        <w:t>png</w:t>
      </w:r>
      <w:proofErr w:type="spellEnd"/>
      <w:r w:rsidRPr="00141CAC">
        <w:rPr>
          <w:rFonts w:ascii="Consolas" w:hAnsi="Consolas" w:cs="宋体"/>
          <w:color w:val="A5D6FF"/>
          <w:kern w:val="0"/>
          <w:szCs w:val="21"/>
        </w:rPr>
        <w:t>"</w:t>
      </w:r>
      <w:r w:rsidRPr="00141CAC">
        <w:rPr>
          <w:rFonts w:ascii="Consolas" w:hAnsi="Consolas" w:cs="宋体"/>
          <w:color w:val="BBBEBF"/>
          <w:kern w:val="0"/>
          <w:szCs w:val="21"/>
        </w:rPr>
        <w:t>)</w:t>
      </w:r>
    </w:p>
    <w:p w14:paraId="3F17BA7A"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proofErr w:type="spellStart"/>
      <w:proofErr w:type="gramStart"/>
      <w:r w:rsidRPr="00141CAC">
        <w:rPr>
          <w:rFonts w:ascii="Consolas" w:hAnsi="Consolas" w:cs="宋体"/>
          <w:color w:val="BBBEBF"/>
          <w:kern w:val="0"/>
          <w:szCs w:val="21"/>
        </w:rPr>
        <w:t>plt.savefig</w:t>
      </w:r>
      <w:proofErr w:type="spellEnd"/>
      <w:proofErr w:type="gramEnd"/>
      <w:r w:rsidRPr="00141CAC">
        <w:rPr>
          <w:rFonts w:ascii="Consolas" w:hAnsi="Consolas" w:cs="宋体"/>
          <w:color w:val="BBBEBF"/>
          <w:kern w:val="0"/>
          <w:szCs w:val="21"/>
        </w:rPr>
        <w:t>(</w:t>
      </w:r>
      <w:proofErr w:type="spellStart"/>
      <w:r w:rsidRPr="00141CAC">
        <w:rPr>
          <w:rFonts w:ascii="Consolas" w:hAnsi="Consolas" w:cs="宋体"/>
          <w:color w:val="BBBEBF"/>
          <w:kern w:val="0"/>
          <w:szCs w:val="21"/>
        </w:rPr>
        <w:t>save_file</w:t>
      </w:r>
      <w:proofErr w:type="spellEnd"/>
      <w:r w:rsidRPr="00141CAC">
        <w:rPr>
          <w:rFonts w:ascii="Consolas" w:hAnsi="Consolas" w:cs="宋体"/>
          <w:color w:val="BBBEBF"/>
          <w:kern w:val="0"/>
          <w:szCs w:val="21"/>
        </w:rPr>
        <w:t xml:space="preserve">, </w:t>
      </w:r>
      <w:r w:rsidRPr="00141CAC">
        <w:rPr>
          <w:rFonts w:ascii="Consolas" w:hAnsi="Consolas" w:cs="宋体"/>
          <w:color w:val="FFA657"/>
          <w:kern w:val="0"/>
          <w:szCs w:val="21"/>
        </w:rPr>
        <w:t>dpi</w:t>
      </w:r>
      <w:r w:rsidRPr="00141CAC">
        <w:rPr>
          <w:rFonts w:ascii="Consolas" w:hAnsi="Consolas" w:cs="宋体"/>
          <w:color w:val="D4D4D4"/>
          <w:kern w:val="0"/>
          <w:szCs w:val="21"/>
        </w:rPr>
        <w:t>=</w:t>
      </w:r>
      <w:r w:rsidRPr="00141CAC">
        <w:rPr>
          <w:rFonts w:ascii="Consolas" w:hAnsi="Consolas" w:cs="宋体"/>
          <w:color w:val="B5CEA8"/>
          <w:kern w:val="0"/>
          <w:szCs w:val="21"/>
        </w:rPr>
        <w:t>200</w:t>
      </w:r>
      <w:r w:rsidRPr="00141CAC">
        <w:rPr>
          <w:rFonts w:ascii="Consolas" w:hAnsi="Consolas" w:cs="宋体"/>
          <w:color w:val="BBBEBF"/>
          <w:kern w:val="0"/>
          <w:szCs w:val="21"/>
        </w:rPr>
        <w:t>)</w:t>
      </w:r>
    </w:p>
    <w:p w14:paraId="0C599EE2"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proofErr w:type="spellStart"/>
      <w:proofErr w:type="gramStart"/>
      <w:r w:rsidRPr="00141CAC">
        <w:rPr>
          <w:rFonts w:ascii="Consolas" w:hAnsi="Consolas" w:cs="宋体"/>
          <w:color w:val="BBBEBF"/>
          <w:kern w:val="0"/>
          <w:szCs w:val="21"/>
        </w:rPr>
        <w:t>plt.close</w:t>
      </w:r>
      <w:proofErr w:type="spellEnd"/>
      <w:proofErr w:type="gramEnd"/>
      <w:r w:rsidRPr="00141CAC">
        <w:rPr>
          <w:rFonts w:ascii="Consolas" w:hAnsi="Consolas" w:cs="宋体"/>
          <w:color w:val="BBBEBF"/>
          <w:kern w:val="0"/>
          <w:szCs w:val="21"/>
        </w:rPr>
        <w:t>()</w:t>
      </w:r>
    </w:p>
    <w:p w14:paraId="6530FF4B"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r w:rsidRPr="00141CAC">
        <w:rPr>
          <w:rFonts w:ascii="Consolas" w:hAnsi="Consolas" w:cs="宋体"/>
          <w:color w:val="DCDCAA"/>
          <w:kern w:val="0"/>
          <w:szCs w:val="21"/>
        </w:rPr>
        <w:t>print</w:t>
      </w:r>
      <w:r w:rsidRPr="00141CAC">
        <w:rPr>
          <w:rFonts w:ascii="Consolas" w:hAnsi="Consolas" w:cs="宋体"/>
          <w:color w:val="BBBEBF"/>
          <w:kern w:val="0"/>
          <w:szCs w:val="21"/>
        </w:rPr>
        <w:t>(</w:t>
      </w:r>
      <w:r w:rsidRPr="00141CAC">
        <w:rPr>
          <w:rFonts w:ascii="Consolas" w:hAnsi="Consolas" w:cs="宋体"/>
          <w:color w:val="FF7B72"/>
          <w:kern w:val="0"/>
          <w:szCs w:val="21"/>
        </w:rPr>
        <w:t>f</w:t>
      </w:r>
      <w:r w:rsidRPr="00141CAC">
        <w:rPr>
          <w:rFonts w:ascii="Consolas" w:hAnsi="Consolas" w:cs="宋体"/>
          <w:color w:val="A5D6FF"/>
          <w:kern w:val="0"/>
          <w:szCs w:val="21"/>
        </w:rPr>
        <w:t>"</w:t>
      </w:r>
      <w:r w:rsidRPr="00141CAC">
        <w:rPr>
          <w:rFonts w:ascii="Segoe UI Emoji" w:hAnsi="Segoe UI Emoji" w:cs="Segoe UI Emoji"/>
          <w:color w:val="A5D6FF"/>
          <w:kern w:val="0"/>
          <w:szCs w:val="21"/>
        </w:rPr>
        <w:t>✅</w:t>
      </w:r>
      <w:r w:rsidRPr="00141CAC">
        <w:rPr>
          <w:rFonts w:ascii="Consolas" w:hAnsi="Consolas" w:cs="宋体"/>
          <w:color w:val="A5D6FF"/>
          <w:kern w:val="0"/>
          <w:szCs w:val="21"/>
        </w:rPr>
        <w:t xml:space="preserve"> </w:t>
      </w:r>
      <w:r w:rsidRPr="00141CAC">
        <w:rPr>
          <w:rFonts w:ascii="Consolas" w:hAnsi="Consolas" w:cs="宋体"/>
          <w:color w:val="A5D6FF"/>
          <w:kern w:val="0"/>
          <w:szCs w:val="21"/>
        </w:rPr>
        <w:t>图片已保存：</w:t>
      </w:r>
      <w:r w:rsidRPr="00141CAC">
        <w:rPr>
          <w:rFonts w:ascii="Consolas" w:hAnsi="Consolas" w:cs="宋体"/>
          <w:color w:val="FF7B72"/>
          <w:kern w:val="0"/>
          <w:szCs w:val="21"/>
        </w:rPr>
        <w:t>{</w:t>
      </w:r>
      <w:proofErr w:type="spellStart"/>
      <w:r w:rsidRPr="00141CAC">
        <w:rPr>
          <w:rFonts w:ascii="Consolas" w:hAnsi="Consolas" w:cs="宋体"/>
          <w:color w:val="BBBEBF"/>
          <w:kern w:val="0"/>
          <w:szCs w:val="21"/>
        </w:rPr>
        <w:t>save_file</w:t>
      </w:r>
      <w:proofErr w:type="spellEnd"/>
      <w:r w:rsidRPr="00141CAC">
        <w:rPr>
          <w:rFonts w:ascii="Consolas" w:hAnsi="Consolas" w:cs="宋体"/>
          <w:color w:val="FF7B72"/>
          <w:kern w:val="0"/>
          <w:szCs w:val="21"/>
        </w:rPr>
        <w:t>}</w:t>
      </w:r>
      <w:r w:rsidRPr="00141CAC">
        <w:rPr>
          <w:rFonts w:ascii="Consolas" w:hAnsi="Consolas" w:cs="宋体"/>
          <w:color w:val="A5D6FF"/>
          <w:kern w:val="0"/>
          <w:szCs w:val="21"/>
        </w:rPr>
        <w:t>"</w:t>
      </w:r>
      <w:r w:rsidRPr="00141CAC">
        <w:rPr>
          <w:rFonts w:ascii="Consolas" w:hAnsi="Consolas" w:cs="宋体"/>
          <w:color w:val="BBBEBF"/>
          <w:kern w:val="0"/>
          <w:szCs w:val="21"/>
        </w:rPr>
        <w:t>)</w:t>
      </w:r>
    </w:p>
    <w:p w14:paraId="23BECD1E"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p>
    <w:p w14:paraId="69CFCED0"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8B949E"/>
          <w:kern w:val="0"/>
          <w:szCs w:val="21"/>
        </w:rPr>
        <w:t xml:space="preserve"># -------------------------- 6. </w:t>
      </w:r>
      <w:r w:rsidRPr="00141CAC">
        <w:rPr>
          <w:rFonts w:ascii="Consolas" w:hAnsi="Consolas" w:cs="宋体"/>
          <w:color w:val="8B949E"/>
          <w:kern w:val="0"/>
          <w:szCs w:val="21"/>
        </w:rPr>
        <w:t>主程序（路径</w:t>
      </w:r>
      <w:r w:rsidRPr="00141CAC">
        <w:rPr>
          <w:rFonts w:ascii="Consolas" w:hAnsi="Consolas" w:cs="宋体"/>
          <w:color w:val="8B949E"/>
          <w:kern w:val="0"/>
          <w:szCs w:val="21"/>
        </w:rPr>
        <w:t xml:space="preserve"> 100% </w:t>
      </w:r>
      <w:r w:rsidRPr="00141CAC">
        <w:rPr>
          <w:rFonts w:ascii="Consolas" w:hAnsi="Consolas" w:cs="宋体"/>
          <w:color w:val="8B949E"/>
          <w:kern w:val="0"/>
          <w:szCs w:val="21"/>
        </w:rPr>
        <w:t>适配你的文件夹）</w:t>
      </w:r>
      <w:r w:rsidRPr="00141CAC">
        <w:rPr>
          <w:rFonts w:ascii="Consolas" w:hAnsi="Consolas" w:cs="宋体"/>
          <w:color w:val="8B949E"/>
          <w:kern w:val="0"/>
          <w:szCs w:val="21"/>
        </w:rPr>
        <w:t xml:space="preserve"> --------------------------</w:t>
      </w:r>
    </w:p>
    <w:p w14:paraId="643DF660"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C586C0"/>
          <w:kern w:val="0"/>
          <w:szCs w:val="21"/>
        </w:rPr>
        <w:t>if</w:t>
      </w:r>
      <w:r w:rsidRPr="00141CAC">
        <w:rPr>
          <w:rFonts w:ascii="Consolas" w:hAnsi="Consolas" w:cs="宋体"/>
          <w:color w:val="BBBEBF"/>
          <w:kern w:val="0"/>
          <w:szCs w:val="21"/>
        </w:rPr>
        <w:t xml:space="preserve"> </w:t>
      </w:r>
      <w:r w:rsidRPr="00141CAC">
        <w:rPr>
          <w:rFonts w:ascii="Consolas" w:hAnsi="Consolas" w:cs="宋体"/>
          <w:color w:val="79C0FF"/>
          <w:kern w:val="0"/>
          <w:szCs w:val="21"/>
        </w:rPr>
        <w:t>__name__</w:t>
      </w:r>
      <w:r w:rsidRPr="00141CAC">
        <w:rPr>
          <w:rFonts w:ascii="Consolas" w:hAnsi="Consolas" w:cs="宋体"/>
          <w:color w:val="BBBEBF"/>
          <w:kern w:val="0"/>
          <w:szCs w:val="21"/>
        </w:rPr>
        <w:t xml:space="preserve"> </w:t>
      </w:r>
      <w:r w:rsidRPr="00141CAC">
        <w:rPr>
          <w:rFonts w:ascii="Consolas" w:hAnsi="Consolas" w:cs="宋体"/>
          <w:color w:val="D4D4D4"/>
          <w:kern w:val="0"/>
          <w:szCs w:val="21"/>
        </w:rPr>
        <w:t>==</w:t>
      </w:r>
      <w:r w:rsidRPr="00141CAC">
        <w:rPr>
          <w:rFonts w:ascii="Consolas" w:hAnsi="Consolas" w:cs="宋体"/>
          <w:color w:val="BBBEBF"/>
          <w:kern w:val="0"/>
          <w:szCs w:val="21"/>
        </w:rPr>
        <w:t xml:space="preserve"> </w:t>
      </w:r>
      <w:r w:rsidRPr="00141CAC">
        <w:rPr>
          <w:rFonts w:ascii="Consolas" w:hAnsi="Consolas" w:cs="宋体"/>
          <w:color w:val="A5D6FF"/>
          <w:kern w:val="0"/>
          <w:szCs w:val="21"/>
        </w:rPr>
        <w:t>"__main__"</w:t>
      </w:r>
      <w:r w:rsidRPr="00141CAC">
        <w:rPr>
          <w:rFonts w:ascii="Consolas" w:hAnsi="Consolas" w:cs="宋体"/>
          <w:color w:val="BBBEBF"/>
          <w:kern w:val="0"/>
          <w:szCs w:val="21"/>
        </w:rPr>
        <w:t>:</w:t>
      </w:r>
    </w:p>
    <w:p w14:paraId="3821A189"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current_dir</w:t>
      </w:r>
      <w:proofErr w:type="spellEnd"/>
      <w:r w:rsidRPr="00141CAC">
        <w:rPr>
          <w:rFonts w:ascii="Consolas" w:hAnsi="Consolas" w:cs="宋体"/>
          <w:color w:val="BBBEBF"/>
          <w:kern w:val="0"/>
          <w:szCs w:val="21"/>
        </w:rPr>
        <w:t xml:space="preserve"> </w:t>
      </w:r>
      <w:r w:rsidRPr="00141CAC">
        <w:rPr>
          <w:rFonts w:ascii="Consolas" w:hAnsi="Consolas" w:cs="宋体"/>
          <w:color w:val="D4D4D4"/>
          <w:kern w:val="0"/>
          <w:szCs w:val="21"/>
        </w:rPr>
        <w:t>=</w:t>
      </w:r>
      <w:r w:rsidRPr="00141CAC">
        <w:rPr>
          <w:rFonts w:ascii="Consolas" w:hAnsi="Consolas" w:cs="宋体"/>
          <w:color w:val="BBBEBF"/>
          <w:kern w:val="0"/>
          <w:szCs w:val="21"/>
        </w:rPr>
        <w:t xml:space="preserve"> </w:t>
      </w:r>
      <w:proofErr w:type="spellStart"/>
      <w:proofErr w:type="gramStart"/>
      <w:r w:rsidRPr="00141CAC">
        <w:rPr>
          <w:rFonts w:ascii="Consolas" w:hAnsi="Consolas" w:cs="宋体"/>
          <w:color w:val="BBBEBF"/>
          <w:kern w:val="0"/>
          <w:szCs w:val="21"/>
        </w:rPr>
        <w:t>os.path</w:t>
      </w:r>
      <w:proofErr w:type="gramEnd"/>
      <w:r w:rsidRPr="00141CAC">
        <w:rPr>
          <w:rFonts w:ascii="Consolas" w:hAnsi="Consolas" w:cs="宋体"/>
          <w:color w:val="BBBEBF"/>
          <w:kern w:val="0"/>
          <w:szCs w:val="21"/>
        </w:rPr>
        <w:t>.dirname</w:t>
      </w:r>
      <w:proofErr w:type="spellEnd"/>
      <w:r w:rsidRPr="00141CAC">
        <w:rPr>
          <w:rFonts w:ascii="Consolas" w:hAnsi="Consolas" w:cs="宋体"/>
          <w:color w:val="BBBEBF"/>
          <w:kern w:val="0"/>
          <w:szCs w:val="21"/>
        </w:rPr>
        <w:t>(</w:t>
      </w:r>
      <w:proofErr w:type="spellStart"/>
      <w:proofErr w:type="gramStart"/>
      <w:r w:rsidRPr="00141CAC">
        <w:rPr>
          <w:rFonts w:ascii="Consolas" w:hAnsi="Consolas" w:cs="宋体"/>
          <w:color w:val="BBBEBF"/>
          <w:kern w:val="0"/>
          <w:szCs w:val="21"/>
        </w:rPr>
        <w:t>os.path</w:t>
      </w:r>
      <w:proofErr w:type="gramEnd"/>
      <w:r w:rsidRPr="00141CAC">
        <w:rPr>
          <w:rFonts w:ascii="Consolas" w:hAnsi="Consolas" w:cs="宋体"/>
          <w:color w:val="BBBEBF"/>
          <w:kern w:val="0"/>
          <w:szCs w:val="21"/>
        </w:rPr>
        <w:t>.abspath</w:t>
      </w:r>
      <w:proofErr w:type="spellEnd"/>
      <w:r w:rsidRPr="00141CAC">
        <w:rPr>
          <w:rFonts w:ascii="Consolas" w:hAnsi="Consolas" w:cs="宋体"/>
          <w:color w:val="BBBEBF"/>
          <w:kern w:val="0"/>
          <w:szCs w:val="21"/>
        </w:rPr>
        <w:t>(</w:t>
      </w:r>
      <w:r w:rsidRPr="00141CAC">
        <w:rPr>
          <w:rFonts w:ascii="Consolas" w:hAnsi="Consolas" w:cs="宋体"/>
          <w:color w:val="79C0FF"/>
          <w:kern w:val="0"/>
          <w:szCs w:val="21"/>
        </w:rPr>
        <w:t>__file__</w:t>
      </w:r>
      <w:r w:rsidRPr="00141CAC">
        <w:rPr>
          <w:rFonts w:ascii="Consolas" w:hAnsi="Consolas" w:cs="宋体"/>
          <w:color w:val="BBBEBF"/>
          <w:kern w:val="0"/>
          <w:szCs w:val="21"/>
        </w:rPr>
        <w:t>))</w:t>
      </w:r>
    </w:p>
    <w:p w14:paraId="7D3EC461"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img_dir</w:t>
      </w:r>
      <w:proofErr w:type="spellEnd"/>
      <w:r w:rsidRPr="00141CAC">
        <w:rPr>
          <w:rFonts w:ascii="Consolas" w:hAnsi="Consolas" w:cs="宋体"/>
          <w:color w:val="BBBEBF"/>
          <w:kern w:val="0"/>
          <w:szCs w:val="21"/>
        </w:rPr>
        <w:t xml:space="preserve"> </w:t>
      </w:r>
      <w:r w:rsidRPr="00141CAC">
        <w:rPr>
          <w:rFonts w:ascii="Consolas" w:hAnsi="Consolas" w:cs="宋体"/>
          <w:color w:val="D4D4D4"/>
          <w:kern w:val="0"/>
          <w:szCs w:val="21"/>
        </w:rPr>
        <w:t>=</w:t>
      </w:r>
      <w:r w:rsidRPr="00141CAC">
        <w:rPr>
          <w:rFonts w:ascii="Consolas" w:hAnsi="Consolas" w:cs="宋体"/>
          <w:color w:val="BBBEBF"/>
          <w:kern w:val="0"/>
          <w:szCs w:val="21"/>
        </w:rPr>
        <w:t xml:space="preserve"> </w:t>
      </w:r>
      <w:proofErr w:type="spellStart"/>
      <w:proofErr w:type="gramStart"/>
      <w:r w:rsidRPr="00141CAC">
        <w:rPr>
          <w:rFonts w:ascii="Consolas" w:hAnsi="Consolas" w:cs="宋体"/>
          <w:color w:val="BBBEBF"/>
          <w:kern w:val="0"/>
          <w:szCs w:val="21"/>
        </w:rPr>
        <w:t>os.path</w:t>
      </w:r>
      <w:proofErr w:type="gramEnd"/>
      <w:r w:rsidRPr="00141CAC">
        <w:rPr>
          <w:rFonts w:ascii="Consolas" w:hAnsi="Consolas" w:cs="宋体"/>
          <w:color w:val="BBBEBF"/>
          <w:kern w:val="0"/>
          <w:szCs w:val="21"/>
        </w:rPr>
        <w:t>.</w:t>
      </w:r>
      <w:proofErr w:type="gramStart"/>
      <w:r w:rsidRPr="00141CAC">
        <w:rPr>
          <w:rFonts w:ascii="Consolas" w:hAnsi="Consolas" w:cs="宋体"/>
          <w:color w:val="BBBEBF"/>
          <w:kern w:val="0"/>
          <w:szCs w:val="21"/>
        </w:rPr>
        <w:t>join</w:t>
      </w:r>
      <w:proofErr w:type="spellEnd"/>
      <w:r w:rsidRPr="00141CAC">
        <w:rPr>
          <w:rFonts w:ascii="Consolas" w:hAnsi="Consolas" w:cs="宋体"/>
          <w:color w:val="BBBEBF"/>
          <w:kern w:val="0"/>
          <w:szCs w:val="21"/>
        </w:rPr>
        <w:t>(</w:t>
      </w:r>
      <w:proofErr w:type="spellStart"/>
      <w:proofErr w:type="gramEnd"/>
      <w:r w:rsidRPr="00141CAC">
        <w:rPr>
          <w:rFonts w:ascii="Consolas" w:hAnsi="Consolas" w:cs="宋体"/>
          <w:color w:val="BBBEBF"/>
          <w:kern w:val="0"/>
          <w:szCs w:val="21"/>
        </w:rPr>
        <w:t>current_dir</w:t>
      </w:r>
      <w:proofErr w:type="spellEnd"/>
      <w:r w:rsidRPr="00141CAC">
        <w:rPr>
          <w:rFonts w:ascii="Consolas" w:hAnsi="Consolas" w:cs="宋体"/>
          <w:color w:val="BBBEBF"/>
          <w:kern w:val="0"/>
          <w:szCs w:val="21"/>
        </w:rPr>
        <w:t xml:space="preserve">, </w:t>
      </w:r>
      <w:r w:rsidRPr="00141CAC">
        <w:rPr>
          <w:rFonts w:ascii="Consolas" w:hAnsi="Consolas" w:cs="宋体"/>
          <w:color w:val="A5D6FF"/>
          <w:kern w:val="0"/>
          <w:szCs w:val="21"/>
        </w:rPr>
        <w:t>"</w:t>
      </w:r>
      <w:proofErr w:type="spellStart"/>
      <w:r w:rsidRPr="00141CAC">
        <w:rPr>
          <w:rFonts w:ascii="Consolas" w:hAnsi="Consolas" w:cs="宋体"/>
          <w:color w:val="A5D6FF"/>
          <w:kern w:val="0"/>
          <w:szCs w:val="21"/>
        </w:rPr>
        <w:t>test_images</w:t>
      </w:r>
      <w:proofErr w:type="spellEnd"/>
      <w:r w:rsidRPr="00141CAC">
        <w:rPr>
          <w:rFonts w:ascii="Consolas" w:hAnsi="Consolas" w:cs="宋体"/>
          <w:color w:val="A5D6FF"/>
          <w:kern w:val="0"/>
          <w:szCs w:val="21"/>
        </w:rPr>
        <w:t>"</w:t>
      </w:r>
      <w:r w:rsidRPr="00141CAC">
        <w:rPr>
          <w:rFonts w:ascii="Consolas" w:hAnsi="Consolas" w:cs="宋体"/>
          <w:color w:val="BBBEBF"/>
          <w:kern w:val="0"/>
          <w:szCs w:val="21"/>
        </w:rPr>
        <w:t>)</w:t>
      </w:r>
    </w:p>
    <w:p w14:paraId="6C00C59B"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output_dir</w:t>
      </w:r>
      <w:proofErr w:type="spellEnd"/>
      <w:r w:rsidRPr="00141CAC">
        <w:rPr>
          <w:rFonts w:ascii="Consolas" w:hAnsi="Consolas" w:cs="宋体"/>
          <w:color w:val="BBBEBF"/>
          <w:kern w:val="0"/>
          <w:szCs w:val="21"/>
        </w:rPr>
        <w:t xml:space="preserve"> </w:t>
      </w:r>
      <w:r w:rsidRPr="00141CAC">
        <w:rPr>
          <w:rFonts w:ascii="Consolas" w:hAnsi="Consolas" w:cs="宋体"/>
          <w:color w:val="D4D4D4"/>
          <w:kern w:val="0"/>
          <w:szCs w:val="21"/>
        </w:rPr>
        <w:t>=</w:t>
      </w:r>
      <w:r w:rsidRPr="00141CAC">
        <w:rPr>
          <w:rFonts w:ascii="Consolas" w:hAnsi="Consolas" w:cs="宋体"/>
          <w:color w:val="BBBEBF"/>
          <w:kern w:val="0"/>
          <w:szCs w:val="21"/>
        </w:rPr>
        <w:t xml:space="preserve"> </w:t>
      </w:r>
      <w:proofErr w:type="spellStart"/>
      <w:proofErr w:type="gramStart"/>
      <w:r w:rsidRPr="00141CAC">
        <w:rPr>
          <w:rFonts w:ascii="Consolas" w:hAnsi="Consolas" w:cs="宋体"/>
          <w:color w:val="BBBEBF"/>
          <w:kern w:val="0"/>
          <w:szCs w:val="21"/>
        </w:rPr>
        <w:t>os.path</w:t>
      </w:r>
      <w:proofErr w:type="gramEnd"/>
      <w:r w:rsidRPr="00141CAC">
        <w:rPr>
          <w:rFonts w:ascii="Consolas" w:hAnsi="Consolas" w:cs="宋体"/>
          <w:color w:val="BBBEBF"/>
          <w:kern w:val="0"/>
          <w:szCs w:val="21"/>
        </w:rPr>
        <w:t>.join</w:t>
      </w:r>
      <w:proofErr w:type="spellEnd"/>
      <w:r w:rsidRPr="00141CAC">
        <w:rPr>
          <w:rFonts w:ascii="Consolas" w:hAnsi="Consolas" w:cs="宋体"/>
          <w:color w:val="BBBEBF"/>
          <w:kern w:val="0"/>
          <w:szCs w:val="21"/>
        </w:rPr>
        <w:t>(</w:t>
      </w:r>
      <w:proofErr w:type="spellStart"/>
      <w:proofErr w:type="gramStart"/>
      <w:r w:rsidRPr="00141CAC">
        <w:rPr>
          <w:rFonts w:ascii="Consolas" w:hAnsi="Consolas" w:cs="宋体"/>
          <w:color w:val="BBBEBF"/>
          <w:kern w:val="0"/>
          <w:szCs w:val="21"/>
        </w:rPr>
        <w:t>os.path</w:t>
      </w:r>
      <w:proofErr w:type="gramEnd"/>
      <w:r w:rsidRPr="00141CAC">
        <w:rPr>
          <w:rFonts w:ascii="Consolas" w:hAnsi="Consolas" w:cs="宋体"/>
          <w:color w:val="BBBEBF"/>
          <w:kern w:val="0"/>
          <w:szCs w:val="21"/>
        </w:rPr>
        <w:t>.dirname</w:t>
      </w:r>
      <w:proofErr w:type="spellEnd"/>
      <w:r w:rsidRPr="00141CAC">
        <w:rPr>
          <w:rFonts w:ascii="Consolas" w:hAnsi="Consolas" w:cs="宋体"/>
          <w:color w:val="BBBEBF"/>
          <w:kern w:val="0"/>
          <w:szCs w:val="21"/>
        </w:rPr>
        <w:t>(</w:t>
      </w:r>
      <w:proofErr w:type="spellStart"/>
      <w:r w:rsidRPr="00141CAC">
        <w:rPr>
          <w:rFonts w:ascii="Consolas" w:hAnsi="Consolas" w:cs="宋体"/>
          <w:color w:val="BBBEBF"/>
          <w:kern w:val="0"/>
          <w:szCs w:val="21"/>
        </w:rPr>
        <w:t>current_dir</w:t>
      </w:r>
      <w:proofErr w:type="spellEnd"/>
      <w:r w:rsidRPr="00141CAC">
        <w:rPr>
          <w:rFonts w:ascii="Consolas" w:hAnsi="Consolas" w:cs="宋体"/>
          <w:color w:val="BBBEBF"/>
          <w:kern w:val="0"/>
          <w:szCs w:val="21"/>
        </w:rPr>
        <w:t xml:space="preserve">), </w:t>
      </w:r>
      <w:r w:rsidRPr="00141CAC">
        <w:rPr>
          <w:rFonts w:ascii="Consolas" w:hAnsi="Consolas" w:cs="宋体"/>
          <w:color w:val="A5D6FF"/>
          <w:kern w:val="0"/>
          <w:szCs w:val="21"/>
        </w:rPr>
        <w:t>"experiment2_output"</w:t>
      </w:r>
      <w:r w:rsidRPr="00141CAC">
        <w:rPr>
          <w:rFonts w:ascii="Consolas" w:hAnsi="Consolas" w:cs="宋体"/>
          <w:color w:val="BBBEBF"/>
          <w:kern w:val="0"/>
          <w:szCs w:val="21"/>
        </w:rPr>
        <w:t>)</w:t>
      </w:r>
    </w:p>
    <w:p w14:paraId="74A9BBA0"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p>
    <w:p w14:paraId="2E8FCDC1"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img_paths</w:t>
      </w:r>
      <w:proofErr w:type="spellEnd"/>
      <w:r w:rsidRPr="00141CAC">
        <w:rPr>
          <w:rFonts w:ascii="Consolas" w:hAnsi="Consolas" w:cs="宋体"/>
          <w:color w:val="BBBEBF"/>
          <w:kern w:val="0"/>
          <w:szCs w:val="21"/>
        </w:rPr>
        <w:t xml:space="preserve"> </w:t>
      </w:r>
      <w:r w:rsidRPr="00141CAC">
        <w:rPr>
          <w:rFonts w:ascii="Consolas" w:hAnsi="Consolas" w:cs="宋体"/>
          <w:color w:val="D4D4D4"/>
          <w:kern w:val="0"/>
          <w:szCs w:val="21"/>
        </w:rPr>
        <w:t>=</w:t>
      </w:r>
      <w:r w:rsidRPr="00141CAC">
        <w:rPr>
          <w:rFonts w:ascii="Consolas" w:hAnsi="Consolas" w:cs="宋体"/>
          <w:color w:val="BBBEBF"/>
          <w:kern w:val="0"/>
          <w:szCs w:val="21"/>
        </w:rPr>
        <w:t xml:space="preserve"> [</w:t>
      </w:r>
    </w:p>
    <w:p w14:paraId="5DD53CDA"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proofErr w:type="spellStart"/>
      <w:proofErr w:type="gramStart"/>
      <w:r w:rsidRPr="00141CAC">
        <w:rPr>
          <w:rFonts w:ascii="Consolas" w:hAnsi="Consolas" w:cs="宋体"/>
          <w:color w:val="BBBEBF"/>
          <w:kern w:val="0"/>
          <w:szCs w:val="21"/>
        </w:rPr>
        <w:t>os.path</w:t>
      </w:r>
      <w:proofErr w:type="gramEnd"/>
      <w:r w:rsidRPr="00141CAC">
        <w:rPr>
          <w:rFonts w:ascii="Consolas" w:hAnsi="Consolas" w:cs="宋体"/>
          <w:color w:val="BBBEBF"/>
          <w:kern w:val="0"/>
          <w:szCs w:val="21"/>
        </w:rPr>
        <w:t>.</w:t>
      </w:r>
      <w:proofErr w:type="gramStart"/>
      <w:r w:rsidRPr="00141CAC">
        <w:rPr>
          <w:rFonts w:ascii="Consolas" w:hAnsi="Consolas" w:cs="宋体"/>
          <w:color w:val="BBBEBF"/>
          <w:kern w:val="0"/>
          <w:szCs w:val="21"/>
        </w:rPr>
        <w:t>join</w:t>
      </w:r>
      <w:proofErr w:type="spellEnd"/>
      <w:r w:rsidRPr="00141CAC">
        <w:rPr>
          <w:rFonts w:ascii="Consolas" w:hAnsi="Consolas" w:cs="宋体"/>
          <w:color w:val="BBBEBF"/>
          <w:kern w:val="0"/>
          <w:szCs w:val="21"/>
        </w:rPr>
        <w:t>(</w:t>
      </w:r>
      <w:proofErr w:type="spellStart"/>
      <w:proofErr w:type="gramEnd"/>
      <w:r w:rsidRPr="00141CAC">
        <w:rPr>
          <w:rFonts w:ascii="Consolas" w:hAnsi="Consolas" w:cs="宋体"/>
          <w:color w:val="BBBEBF"/>
          <w:kern w:val="0"/>
          <w:szCs w:val="21"/>
        </w:rPr>
        <w:t>img_dir</w:t>
      </w:r>
      <w:proofErr w:type="spellEnd"/>
      <w:r w:rsidRPr="00141CAC">
        <w:rPr>
          <w:rFonts w:ascii="Consolas" w:hAnsi="Consolas" w:cs="宋体"/>
          <w:color w:val="BBBEBF"/>
          <w:kern w:val="0"/>
          <w:szCs w:val="21"/>
        </w:rPr>
        <w:t xml:space="preserve">, </w:t>
      </w:r>
      <w:r w:rsidRPr="00141CAC">
        <w:rPr>
          <w:rFonts w:ascii="Consolas" w:hAnsi="Consolas" w:cs="宋体"/>
          <w:color w:val="A5D6FF"/>
          <w:kern w:val="0"/>
          <w:szCs w:val="21"/>
        </w:rPr>
        <w:t>"low_contrast_face.jpg"</w:t>
      </w:r>
      <w:r w:rsidRPr="00141CAC">
        <w:rPr>
          <w:rFonts w:ascii="Consolas" w:hAnsi="Consolas" w:cs="宋体"/>
          <w:color w:val="BBBEBF"/>
          <w:kern w:val="0"/>
          <w:szCs w:val="21"/>
        </w:rPr>
        <w:t>),</w:t>
      </w:r>
    </w:p>
    <w:p w14:paraId="588C6BEF"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proofErr w:type="spellStart"/>
      <w:proofErr w:type="gramStart"/>
      <w:r w:rsidRPr="00141CAC">
        <w:rPr>
          <w:rFonts w:ascii="Consolas" w:hAnsi="Consolas" w:cs="宋体"/>
          <w:color w:val="BBBEBF"/>
          <w:kern w:val="0"/>
          <w:szCs w:val="21"/>
        </w:rPr>
        <w:t>os.path</w:t>
      </w:r>
      <w:proofErr w:type="gramEnd"/>
      <w:r w:rsidRPr="00141CAC">
        <w:rPr>
          <w:rFonts w:ascii="Consolas" w:hAnsi="Consolas" w:cs="宋体"/>
          <w:color w:val="BBBEBF"/>
          <w:kern w:val="0"/>
          <w:szCs w:val="21"/>
        </w:rPr>
        <w:t>.</w:t>
      </w:r>
      <w:proofErr w:type="gramStart"/>
      <w:r w:rsidRPr="00141CAC">
        <w:rPr>
          <w:rFonts w:ascii="Consolas" w:hAnsi="Consolas" w:cs="宋体"/>
          <w:color w:val="BBBEBF"/>
          <w:kern w:val="0"/>
          <w:szCs w:val="21"/>
        </w:rPr>
        <w:t>join</w:t>
      </w:r>
      <w:proofErr w:type="spellEnd"/>
      <w:r w:rsidRPr="00141CAC">
        <w:rPr>
          <w:rFonts w:ascii="Consolas" w:hAnsi="Consolas" w:cs="宋体"/>
          <w:color w:val="BBBEBF"/>
          <w:kern w:val="0"/>
          <w:szCs w:val="21"/>
        </w:rPr>
        <w:t>(</w:t>
      </w:r>
      <w:proofErr w:type="spellStart"/>
      <w:proofErr w:type="gramEnd"/>
      <w:r w:rsidRPr="00141CAC">
        <w:rPr>
          <w:rFonts w:ascii="Consolas" w:hAnsi="Consolas" w:cs="宋体"/>
          <w:color w:val="BBBEBF"/>
          <w:kern w:val="0"/>
          <w:szCs w:val="21"/>
        </w:rPr>
        <w:t>img_dir</w:t>
      </w:r>
      <w:proofErr w:type="spellEnd"/>
      <w:r w:rsidRPr="00141CAC">
        <w:rPr>
          <w:rFonts w:ascii="Consolas" w:hAnsi="Consolas" w:cs="宋体"/>
          <w:color w:val="BBBEBF"/>
          <w:kern w:val="0"/>
          <w:szCs w:val="21"/>
        </w:rPr>
        <w:t xml:space="preserve">, </w:t>
      </w:r>
      <w:r w:rsidRPr="00141CAC">
        <w:rPr>
          <w:rFonts w:ascii="Consolas" w:hAnsi="Consolas" w:cs="宋体"/>
          <w:color w:val="A5D6FF"/>
          <w:kern w:val="0"/>
          <w:szCs w:val="21"/>
        </w:rPr>
        <w:t>"noisy_document.jpg"</w:t>
      </w:r>
      <w:r w:rsidRPr="00141CAC">
        <w:rPr>
          <w:rFonts w:ascii="Consolas" w:hAnsi="Consolas" w:cs="宋体"/>
          <w:color w:val="BBBEBF"/>
          <w:kern w:val="0"/>
          <w:szCs w:val="21"/>
        </w:rPr>
        <w:t>),</w:t>
      </w:r>
    </w:p>
    <w:p w14:paraId="1E158984"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proofErr w:type="spellStart"/>
      <w:proofErr w:type="gramStart"/>
      <w:r w:rsidRPr="00141CAC">
        <w:rPr>
          <w:rFonts w:ascii="Consolas" w:hAnsi="Consolas" w:cs="宋体"/>
          <w:color w:val="BBBEBF"/>
          <w:kern w:val="0"/>
          <w:szCs w:val="21"/>
        </w:rPr>
        <w:t>os.path</w:t>
      </w:r>
      <w:proofErr w:type="gramEnd"/>
      <w:r w:rsidRPr="00141CAC">
        <w:rPr>
          <w:rFonts w:ascii="Consolas" w:hAnsi="Consolas" w:cs="宋体"/>
          <w:color w:val="BBBEBF"/>
          <w:kern w:val="0"/>
          <w:szCs w:val="21"/>
        </w:rPr>
        <w:t>.</w:t>
      </w:r>
      <w:proofErr w:type="gramStart"/>
      <w:r w:rsidRPr="00141CAC">
        <w:rPr>
          <w:rFonts w:ascii="Consolas" w:hAnsi="Consolas" w:cs="宋体"/>
          <w:color w:val="BBBEBF"/>
          <w:kern w:val="0"/>
          <w:szCs w:val="21"/>
        </w:rPr>
        <w:t>join</w:t>
      </w:r>
      <w:proofErr w:type="spellEnd"/>
      <w:r w:rsidRPr="00141CAC">
        <w:rPr>
          <w:rFonts w:ascii="Consolas" w:hAnsi="Consolas" w:cs="宋体"/>
          <w:color w:val="BBBEBF"/>
          <w:kern w:val="0"/>
          <w:szCs w:val="21"/>
        </w:rPr>
        <w:t>(</w:t>
      </w:r>
      <w:proofErr w:type="spellStart"/>
      <w:proofErr w:type="gramEnd"/>
      <w:r w:rsidRPr="00141CAC">
        <w:rPr>
          <w:rFonts w:ascii="Consolas" w:hAnsi="Consolas" w:cs="宋体"/>
          <w:color w:val="BBBEBF"/>
          <w:kern w:val="0"/>
          <w:szCs w:val="21"/>
        </w:rPr>
        <w:t>img_dir</w:t>
      </w:r>
      <w:proofErr w:type="spellEnd"/>
      <w:r w:rsidRPr="00141CAC">
        <w:rPr>
          <w:rFonts w:ascii="Consolas" w:hAnsi="Consolas" w:cs="宋体"/>
          <w:color w:val="BBBEBF"/>
          <w:kern w:val="0"/>
          <w:szCs w:val="21"/>
        </w:rPr>
        <w:t xml:space="preserve">, </w:t>
      </w:r>
      <w:r w:rsidRPr="00141CAC">
        <w:rPr>
          <w:rFonts w:ascii="Consolas" w:hAnsi="Consolas" w:cs="宋体"/>
          <w:color w:val="A5D6FF"/>
          <w:kern w:val="0"/>
          <w:szCs w:val="21"/>
        </w:rPr>
        <w:t>"dark_landscape.jpg"</w:t>
      </w:r>
      <w:r w:rsidRPr="00141CAC">
        <w:rPr>
          <w:rFonts w:ascii="Consolas" w:hAnsi="Consolas" w:cs="宋体"/>
          <w:color w:val="BBBEBF"/>
          <w:kern w:val="0"/>
          <w:szCs w:val="21"/>
        </w:rPr>
        <w:t>)</w:t>
      </w:r>
    </w:p>
    <w:p w14:paraId="3B4950B0"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w:t>
      </w:r>
    </w:p>
    <w:p w14:paraId="06A95193"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p>
    <w:p w14:paraId="28AB1B84"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r w:rsidRPr="00141CAC">
        <w:rPr>
          <w:rFonts w:ascii="Consolas" w:hAnsi="Consolas" w:cs="宋体"/>
          <w:color w:val="C586C0"/>
          <w:kern w:val="0"/>
          <w:szCs w:val="21"/>
        </w:rPr>
        <w:t>for</w:t>
      </w: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img_path</w:t>
      </w:r>
      <w:proofErr w:type="spellEnd"/>
      <w:r w:rsidRPr="00141CAC">
        <w:rPr>
          <w:rFonts w:ascii="Consolas" w:hAnsi="Consolas" w:cs="宋体"/>
          <w:color w:val="BBBEBF"/>
          <w:kern w:val="0"/>
          <w:szCs w:val="21"/>
        </w:rPr>
        <w:t xml:space="preserve"> </w:t>
      </w:r>
      <w:r w:rsidRPr="00141CAC">
        <w:rPr>
          <w:rFonts w:ascii="Consolas" w:hAnsi="Consolas" w:cs="宋体"/>
          <w:color w:val="C586C0"/>
          <w:kern w:val="0"/>
          <w:szCs w:val="21"/>
        </w:rPr>
        <w:t>in</w:t>
      </w: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img_paths</w:t>
      </w:r>
      <w:proofErr w:type="spellEnd"/>
      <w:r w:rsidRPr="00141CAC">
        <w:rPr>
          <w:rFonts w:ascii="Consolas" w:hAnsi="Consolas" w:cs="宋体"/>
          <w:color w:val="BBBEBF"/>
          <w:kern w:val="0"/>
          <w:szCs w:val="21"/>
        </w:rPr>
        <w:t>:</w:t>
      </w:r>
    </w:p>
    <w:p w14:paraId="474B69C0"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img</w:t>
      </w:r>
      <w:proofErr w:type="spellEnd"/>
      <w:r w:rsidRPr="00141CAC">
        <w:rPr>
          <w:rFonts w:ascii="Consolas" w:hAnsi="Consolas" w:cs="宋体"/>
          <w:color w:val="BBBEBF"/>
          <w:kern w:val="0"/>
          <w:szCs w:val="21"/>
        </w:rPr>
        <w:t xml:space="preserve"> </w:t>
      </w:r>
      <w:r w:rsidRPr="00141CAC">
        <w:rPr>
          <w:rFonts w:ascii="Consolas" w:hAnsi="Consolas" w:cs="宋体"/>
          <w:color w:val="D4D4D4"/>
          <w:kern w:val="0"/>
          <w:szCs w:val="21"/>
        </w:rPr>
        <w:t>=</w:t>
      </w:r>
      <w:r w:rsidRPr="00141CAC">
        <w:rPr>
          <w:rFonts w:ascii="Consolas" w:hAnsi="Consolas" w:cs="宋体"/>
          <w:color w:val="BBBEBF"/>
          <w:kern w:val="0"/>
          <w:szCs w:val="21"/>
        </w:rPr>
        <w:t xml:space="preserve"> cv2.imread(</w:t>
      </w:r>
      <w:proofErr w:type="spellStart"/>
      <w:r w:rsidRPr="00141CAC">
        <w:rPr>
          <w:rFonts w:ascii="Consolas" w:hAnsi="Consolas" w:cs="宋体"/>
          <w:color w:val="BBBEBF"/>
          <w:kern w:val="0"/>
          <w:szCs w:val="21"/>
        </w:rPr>
        <w:t>img_path</w:t>
      </w:r>
      <w:proofErr w:type="spellEnd"/>
      <w:r w:rsidRPr="00141CAC">
        <w:rPr>
          <w:rFonts w:ascii="Consolas" w:hAnsi="Consolas" w:cs="宋体"/>
          <w:color w:val="BBBEBF"/>
          <w:kern w:val="0"/>
          <w:szCs w:val="21"/>
        </w:rPr>
        <w:t>)</w:t>
      </w:r>
    </w:p>
    <w:p w14:paraId="3324B993"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r w:rsidRPr="00141CAC">
        <w:rPr>
          <w:rFonts w:ascii="Consolas" w:hAnsi="Consolas" w:cs="宋体"/>
          <w:color w:val="C586C0"/>
          <w:kern w:val="0"/>
          <w:szCs w:val="21"/>
        </w:rPr>
        <w:t>if</w:t>
      </w: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img</w:t>
      </w:r>
      <w:proofErr w:type="spellEnd"/>
      <w:r w:rsidRPr="00141CAC">
        <w:rPr>
          <w:rFonts w:ascii="Consolas" w:hAnsi="Consolas" w:cs="宋体"/>
          <w:color w:val="BBBEBF"/>
          <w:kern w:val="0"/>
          <w:szCs w:val="21"/>
        </w:rPr>
        <w:t xml:space="preserve"> </w:t>
      </w:r>
      <w:r w:rsidRPr="00141CAC">
        <w:rPr>
          <w:rFonts w:ascii="Consolas" w:hAnsi="Consolas" w:cs="宋体"/>
          <w:color w:val="569CD6"/>
          <w:kern w:val="0"/>
          <w:szCs w:val="21"/>
        </w:rPr>
        <w:t>is</w:t>
      </w:r>
      <w:r w:rsidRPr="00141CAC">
        <w:rPr>
          <w:rFonts w:ascii="Consolas" w:hAnsi="Consolas" w:cs="宋体"/>
          <w:color w:val="BBBEBF"/>
          <w:kern w:val="0"/>
          <w:szCs w:val="21"/>
        </w:rPr>
        <w:t xml:space="preserve"> </w:t>
      </w:r>
      <w:r w:rsidRPr="00141CAC">
        <w:rPr>
          <w:rFonts w:ascii="Consolas" w:hAnsi="Consolas" w:cs="宋体"/>
          <w:color w:val="569CD6"/>
          <w:kern w:val="0"/>
          <w:szCs w:val="21"/>
        </w:rPr>
        <w:t>None</w:t>
      </w:r>
      <w:r w:rsidRPr="00141CAC">
        <w:rPr>
          <w:rFonts w:ascii="Consolas" w:hAnsi="Consolas" w:cs="宋体"/>
          <w:color w:val="BBBEBF"/>
          <w:kern w:val="0"/>
          <w:szCs w:val="21"/>
        </w:rPr>
        <w:t>:</w:t>
      </w:r>
    </w:p>
    <w:p w14:paraId="22F0198A"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r w:rsidRPr="00141CAC">
        <w:rPr>
          <w:rFonts w:ascii="Consolas" w:hAnsi="Consolas" w:cs="宋体"/>
          <w:color w:val="DCDCAA"/>
          <w:kern w:val="0"/>
          <w:szCs w:val="21"/>
        </w:rPr>
        <w:t>print</w:t>
      </w:r>
      <w:r w:rsidRPr="00141CAC">
        <w:rPr>
          <w:rFonts w:ascii="Consolas" w:hAnsi="Consolas" w:cs="宋体"/>
          <w:color w:val="BBBEBF"/>
          <w:kern w:val="0"/>
          <w:szCs w:val="21"/>
        </w:rPr>
        <w:t>(</w:t>
      </w:r>
      <w:r w:rsidRPr="00141CAC">
        <w:rPr>
          <w:rFonts w:ascii="Consolas" w:hAnsi="Consolas" w:cs="宋体"/>
          <w:color w:val="FF7B72"/>
          <w:kern w:val="0"/>
          <w:szCs w:val="21"/>
        </w:rPr>
        <w:t>f</w:t>
      </w:r>
      <w:r w:rsidRPr="00141CAC">
        <w:rPr>
          <w:rFonts w:ascii="Consolas" w:hAnsi="Consolas" w:cs="宋体"/>
          <w:color w:val="A5D6FF"/>
          <w:kern w:val="0"/>
          <w:szCs w:val="21"/>
        </w:rPr>
        <w:t>"</w:t>
      </w:r>
      <w:r w:rsidRPr="00141CAC">
        <w:rPr>
          <w:rFonts w:ascii="Segoe UI Emoji" w:hAnsi="Segoe UI Emoji" w:cs="Segoe UI Emoji"/>
          <w:color w:val="A5D6FF"/>
          <w:kern w:val="0"/>
          <w:szCs w:val="21"/>
        </w:rPr>
        <w:t>⚠️</w:t>
      </w:r>
      <w:r w:rsidRPr="00141CAC">
        <w:rPr>
          <w:rFonts w:ascii="Consolas" w:hAnsi="Consolas" w:cs="宋体"/>
          <w:color w:val="A5D6FF"/>
          <w:kern w:val="0"/>
          <w:szCs w:val="21"/>
        </w:rPr>
        <w:t xml:space="preserve">  </w:t>
      </w:r>
      <w:r w:rsidRPr="00141CAC">
        <w:rPr>
          <w:rFonts w:ascii="Consolas" w:hAnsi="Consolas" w:cs="宋体"/>
          <w:color w:val="A5D6FF"/>
          <w:kern w:val="0"/>
          <w:szCs w:val="21"/>
        </w:rPr>
        <w:t>跳过：</w:t>
      </w:r>
      <w:r w:rsidRPr="00141CAC">
        <w:rPr>
          <w:rFonts w:ascii="Consolas" w:hAnsi="Consolas" w:cs="宋体"/>
          <w:color w:val="FF7B72"/>
          <w:kern w:val="0"/>
          <w:szCs w:val="21"/>
        </w:rPr>
        <w:t>{</w:t>
      </w:r>
      <w:proofErr w:type="spellStart"/>
      <w:r w:rsidRPr="00141CAC">
        <w:rPr>
          <w:rFonts w:ascii="Consolas" w:hAnsi="Consolas" w:cs="宋体"/>
          <w:color w:val="BBBEBF"/>
          <w:kern w:val="0"/>
          <w:szCs w:val="21"/>
        </w:rPr>
        <w:t>img_path</w:t>
      </w:r>
      <w:proofErr w:type="spellEnd"/>
      <w:r w:rsidRPr="00141CAC">
        <w:rPr>
          <w:rFonts w:ascii="Consolas" w:hAnsi="Consolas" w:cs="宋体"/>
          <w:color w:val="FF7B72"/>
          <w:kern w:val="0"/>
          <w:szCs w:val="21"/>
        </w:rPr>
        <w:t>}</w:t>
      </w:r>
      <w:r w:rsidRPr="00141CAC">
        <w:rPr>
          <w:rFonts w:ascii="Consolas" w:hAnsi="Consolas" w:cs="宋体"/>
          <w:color w:val="A5D6FF"/>
          <w:kern w:val="0"/>
          <w:szCs w:val="21"/>
        </w:rPr>
        <w:t>"</w:t>
      </w:r>
      <w:r w:rsidRPr="00141CAC">
        <w:rPr>
          <w:rFonts w:ascii="Consolas" w:hAnsi="Consolas" w:cs="宋体"/>
          <w:color w:val="BBBEBF"/>
          <w:kern w:val="0"/>
          <w:szCs w:val="21"/>
        </w:rPr>
        <w:t>)</w:t>
      </w:r>
    </w:p>
    <w:p w14:paraId="70109481"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r w:rsidRPr="00141CAC">
        <w:rPr>
          <w:rFonts w:ascii="Consolas" w:hAnsi="Consolas" w:cs="宋体"/>
          <w:color w:val="C586C0"/>
          <w:kern w:val="0"/>
          <w:szCs w:val="21"/>
        </w:rPr>
        <w:t>continue</w:t>
      </w:r>
    </w:p>
    <w:p w14:paraId="471DFCBE"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p>
    <w:p w14:paraId="6475E3CE"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r w:rsidRPr="00141CAC">
        <w:rPr>
          <w:rFonts w:ascii="Consolas" w:hAnsi="Consolas" w:cs="宋体"/>
          <w:color w:val="DCDCAA"/>
          <w:kern w:val="0"/>
          <w:szCs w:val="21"/>
        </w:rPr>
        <w:t>print</w:t>
      </w:r>
      <w:r w:rsidRPr="00141CAC">
        <w:rPr>
          <w:rFonts w:ascii="Consolas" w:hAnsi="Consolas" w:cs="宋体"/>
          <w:color w:val="BBBEBF"/>
          <w:kern w:val="0"/>
          <w:szCs w:val="21"/>
        </w:rPr>
        <w:t>(</w:t>
      </w:r>
      <w:r w:rsidRPr="00141CAC">
        <w:rPr>
          <w:rFonts w:ascii="Consolas" w:hAnsi="Consolas" w:cs="宋体"/>
          <w:color w:val="FF7B72"/>
          <w:kern w:val="0"/>
          <w:szCs w:val="21"/>
        </w:rPr>
        <w:t>f</w:t>
      </w:r>
      <w:r w:rsidRPr="00141CAC">
        <w:rPr>
          <w:rFonts w:ascii="Consolas" w:hAnsi="Consolas" w:cs="宋体"/>
          <w:color w:val="A5D6FF"/>
          <w:kern w:val="0"/>
          <w:szCs w:val="21"/>
        </w:rPr>
        <w:t>"</w:t>
      </w:r>
      <w:r w:rsidRPr="00141CAC">
        <w:rPr>
          <w:rFonts w:ascii="Segoe UI Emoji" w:hAnsi="Segoe UI Emoji" w:cs="Segoe UI Emoji"/>
          <w:color w:val="A5D6FF"/>
          <w:kern w:val="0"/>
          <w:szCs w:val="21"/>
        </w:rPr>
        <w:t>✅</w:t>
      </w:r>
      <w:r w:rsidRPr="00141CAC">
        <w:rPr>
          <w:rFonts w:ascii="Consolas" w:hAnsi="Consolas" w:cs="宋体"/>
          <w:color w:val="A5D6FF"/>
          <w:kern w:val="0"/>
          <w:szCs w:val="21"/>
        </w:rPr>
        <w:t xml:space="preserve"> </w:t>
      </w:r>
      <w:r w:rsidRPr="00141CAC">
        <w:rPr>
          <w:rFonts w:ascii="Consolas" w:hAnsi="Consolas" w:cs="宋体"/>
          <w:color w:val="A5D6FF"/>
          <w:kern w:val="0"/>
          <w:szCs w:val="21"/>
        </w:rPr>
        <w:t>正在处理：</w:t>
      </w:r>
      <w:r w:rsidRPr="00141CAC">
        <w:rPr>
          <w:rFonts w:ascii="Consolas" w:hAnsi="Consolas" w:cs="宋体"/>
          <w:color w:val="FF7B72"/>
          <w:kern w:val="0"/>
          <w:szCs w:val="21"/>
        </w:rPr>
        <w:t>{</w:t>
      </w:r>
      <w:proofErr w:type="spellStart"/>
      <w:r w:rsidRPr="00141CAC">
        <w:rPr>
          <w:rFonts w:ascii="Consolas" w:hAnsi="Consolas" w:cs="宋体"/>
          <w:color w:val="BBBEBF"/>
          <w:kern w:val="0"/>
          <w:szCs w:val="21"/>
        </w:rPr>
        <w:t>os.path.basename</w:t>
      </w:r>
      <w:proofErr w:type="spellEnd"/>
      <w:r w:rsidRPr="00141CAC">
        <w:rPr>
          <w:rFonts w:ascii="Consolas" w:hAnsi="Consolas" w:cs="宋体"/>
          <w:color w:val="BBBEBF"/>
          <w:kern w:val="0"/>
          <w:szCs w:val="21"/>
        </w:rPr>
        <w:t>(</w:t>
      </w:r>
      <w:proofErr w:type="spellStart"/>
      <w:r w:rsidRPr="00141CAC">
        <w:rPr>
          <w:rFonts w:ascii="Consolas" w:hAnsi="Consolas" w:cs="宋体"/>
          <w:color w:val="BBBEBF"/>
          <w:kern w:val="0"/>
          <w:szCs w:val="21"/>
        </w:rPr>
        <w:t>img_path</w:t>
      </w:r>
      <w:proofErr w:type="spellEnd"/>
      <w:r w:rsidRPr="00141CAC">
        <w:rPr>
          <w:rFonts w:ascii="Consolas" w:hAnsi="Consolas" w:cs="宋体"/>
          <w:color w:val="BBBEBF"/>
          <w:kern w:val="0"/>
          <w:szCs w:val="21"/>
        </w:rPr>
        <w:t>)</w:t>
      </w:r>
      <w:r w:rsidRPr="00141CAC">
        <w:rPr>
          <w:rFonts w:ascii="Consolas" w:hAnsi="Consolas" w:cs="宋体"/>
          <w:color w:val="FF7B72"/>
          <w:kern w:val="0"/>
          <w:szCs w:val="21"/>
        </w:rPr>
        <w:t>}</w:t>
      </w:r>
      <w:r w:rsidRPr="00141CAC">
        <w:rPr>
          <w:rFonts w:ascii="Consolas" w:hAnsi="Consolas" w:cs="宋体"/>
          <w:color w:val="A5D6FF"/>
          <w:kern w:val="0"/>
          <w:szCs w:val="21"/>
        </w:rPr>
        <w:t>"</w:t>
      </w:r>
      <w:r w:rsidRPr="00141CAC">
        <w:rPr>
          <w:rFonts w:ascii="Consolas" w:hAnsi="Consolas" w:cs="宋体"/>
          <w:color w:val="BBBEBF"/>
          <w:kern w:val="0"/>
          <w:szCs w:val="21"/>
        </w:rPr>
        <w:t>)</w:t>
      </w:r>
    </w:p>
    <w:p w14:paraId="19B14D6D"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gray </w:t>
      </w:r>
      <w:r w:rsidRPr="00141CAC">
        <w:rPr>
          <w:rFonts w:ascii="Consolas" w:hAnsi="Consolas" w:cs="宋体"/>
          <w:color w:val="D4D4D4"/>
          <w:kern w:val="0"/>
          <w:szCs w:val="21"/>
        </w:rPr>
        <w:t>=</w:t>
      </w:r>
      <w:r w:rsidRPr="00141CAC">
        <w:rPr>
          <w:rFonts w:ascii="Consolas" w:hAnsi="Consolas" w:cs="宋体"/>
          <w:color w:val="BBBEBF"/>
          <w:kern w:val="0"/>
          <w:szCs w:val="21"/>
        </w:rPr>
        <w:t xml:space="preserve"> cv2.cvtColor(</w:t>
      </w:r>
      <w:proofErr w:type="spellStart"/>
      <w:r w:rsidRPr="00141CAC">
        <w:rPr>
          <w:rFonts w:ascii="Consolas" w:hAnsi="Consolas" w:cs="宋体"/>
          <w:color w:val="BBBEBF"/>
          <w:kern w:val="0"/>
          <w:szCs w:val="21"/>
        </w:rPr>
        <w:t>img</w:t>
      </w:r>
      <w:proofErr w:type="spellEnd"/>
      <w:r w:rsidRPr="00141CAC">
        <w:rPr>
          <w:rFonts w:ascii="Consolas" w:hAnsi="Consolas" w:cs="宋体"/>
          <w:color w:val="BBBEBF"/>
          <w:kern w:val="0"/>
          <w:szCs w:val="21"/>
        </w:rPr>
        <w:t>, cv2.</w:t>
      </w:r>
      <w:r w:rsidRPr="00141CAC">
        <w:rPr>
          <w:rFonts w:ascii="Consolas" w:hAnsi="Consolas" w:cs="宋体"/>
          <w:color w:val="79C0FF"/>
          <w:kern w:val="0"/>
          <w:szCs w:val="21"/>
        </w:rPr>
        <w:t>COLOR_BGR2GRAY</w:t>
      </w:r>
      <w:r w:rsidRPr="00141CAC">
        <w:rPr>
          <w:rFonts w:ascii="Consolas" w:hAnsi="Consolas" w:cs="宋体"/>
          <w:color w:val="BBBEBF"/>
          <w:kern w:val="0"/>
          <w:szCs w:val="21"/>
        </w:rPr>
        <w:t>)</w:t>
      </w:r>
    </w:p>
    <w:p w14:paraId="41F3FE2D"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img_name</w:t>
      </w:r>
      <w:proofErr w:type="spellEnd"/>
      <w:r w:rsidRPr="00141CAC">
        <w:rPr>
          <w:rFonts w:ascii="Consolas" w:hAnsi="Consolas" w:cs="宋体"/>
          <w:color w:val="BBBEBF"/>
          <w:kern w:val="0"/>
          <w:szCs w:val="21"/>
        </w:rPr>
        <w:t xml:space="preserve"> </w:t>
      </w:r>
      <w:r w:rsidRPr="00141CAC">
        <w:rPr>
          <w:rFonts w:ascii="Consolas" w:hAnsi="Consolas" w:cs="宋体"/>
          <w:color w:val="D4D4D4"/>
          <w:kern w:val="0"/>
          <w:szCs w:val="21"/>
        </w:rPr>
        <w:t>=</w:t>
      </w:r>
      <w:r w:rsidRPr="00141CAC">
        <w:rPr>
          <w:rFonts w:ascii="Consolas" w:hAnsi="Consolas" w:cs="宋体"/>
          <w:color w:val="BBBEBF"/>
          <w:kern w:val="0"/>
          <w:szCs w:val="21"/>
        </w:rPr>
        <w:t xml:space="preserve"> </w:t>
      </w:r>
      <w:proofErr w:type="spellStart"/>
      <w:proofErr w:type="gramStart"/>
      <w:r w:rsidRPr="00141CAC">
        <w:rPr>
          <w:rFonts w:ascii="Consolas" w:hAnsi="Consolas" w:cs="宋体"/>
          <w:color w:val="BBBEBF"/>
          <w:kern w:val="0"/>
          <w:szCs w:val="21"/>
        </w:rPr>
        <w:t>os.path</w:t>
      </w:r>
      <w:proofErr w:type="gramEnd"/>
      <w:r w:rsidRPr="00141CAC">
        <w:rPr>
          <w:rFonts w:ascii="Consolas" w:hAnsi="Consolas" w:cs="宋体"/>
          <w:color w:val="BBBEBF"/>
          <w:kern w:val="0"/>
          <w:szCs w:val="21"/>
        </w:rPr>
        <w:t>.basename</w:t>
      </w:r>
      <w:proofErr w:type="spellEnd"/>
      <w:r w:rsidRPr="00141CAC">
        <w:rPr>
          <w:rFonts w:ascii="Consolas" w:hAnsi="Consolas" w:cs="宋体"/>
          <w:color w:val="BBBEBF"/>
          <w:kern w:val="0"/>
          <w:szCs w:val="21"/>
        </w:rPr>
        <w:t>(</w:t>
      </w:r>
      <w:proofErr w:type="spellStart"/>
      <w:r w:rsidRPr="00141CAC">
        <w:rPr>
          <w:rFonts w:ascii="Consolas" w:hAnsi="Consolas" w:cs="宋体"/>
          <w:color w:val="BBBEBF"/>
          <w:kern w:val="0"/>
          <w:szCs w:val="21"/>
        </w:rPr>
        <w:t>img_path</w:t>
      </w:r>
      <w:proofErr w:type="spellEnd"/>
      <w:proofErr w:type="gramStart"/>
      <w:r w:rsidRPr="00141CAC">
        <w:rPr>
          <w:rFonts w:ascii="Consolas" w:hAnsi="Consolas" w:cs="宋体"/>
          <w:color w:val="BBBEBF"/>
          <w:kern w:val="0"/>
          <w:szCs w:val="21"/>
        </w:rPr>
        <w:t>).split</w:t>
      </w:r>
      <w:proofErr w:type="gramEnd"/>
      <w:r w:rsidRPr="00141CAC">
        <w:rPr>
          <w:rFonts w:ascii="Consolas" w:hAnsi="Consolas" w:cs="宋体"/>
          <w:color w:val="BBBEBF"/>
          <w:kern w:val="0"/>
          <w:szCs w:val="21"/>
        </w:rPr>
        <w:t>(</w:t>
      </w:r>
      <w:proofErr w:type="gramStart"/>
      <w:r w:rsidRPr="00141CAC">
        <w:rPr>
          <w:rFonts w:ascii="Consolas" w:hAnsi="Consolas" w:cs="宋体"/>
          <w:color w:val="A5D6FF"/>
          <w:kern w:val="0"/>
          <w:szCs w:val="21"/>
        </w:rPr>
        <w:t>"."</w:t>
      </w:r>
      <w:r w:rsidRPr="00141CAC">
        <w:rPr>
          <w:rFonts w:ascii="Consolas" w:hAnsi="Consolas" w:cs="宋体"/>
          <w:color w:val="BBBEBF"/>
          <w:kern w:val="0"/>
          <w:szCs w:val="21"/>
        </w:rPr>
        <w:t>)[</w:t>
      </w:r>
      <w:proofErr w:type="gramEnd"/>
      <w:r w:rsidRPr="00141CAC">
        <w:rPr>
          <w:rFonts w:ascii="Consolas" w:hAnsi="Consolas" w:cs="宋体"/>
          <w:color w:val="B5CEA8"/>
          <w:kern w:val="0"/>
          <w:szCs w:val="21"/>
        </w:rPr>
        <w:t>0</w:t>
      </w:r>
      <w:r w:rsidRPr="00141CAC">
        <w:rPr>
          <w:rFonts w:ascii="Consolas" w:hAnsi="Consolas" w:cs="宋体"/>
          <w:color w:val="BBBEBF"/>
          <w:kern w:val="0"/>
          <w:szCs w:val="21"/>
        </w:rPr>
        <w:t>]</w:t>
      </w:r>
    </w:p>
    <w:p w14:paraId="486AEB4D"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p>
    <w:p w14:paraId="48D1B27A"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r w:rsidRPr="00141CAC">
        <w:rPr>
          <w:rFonts w:ascii="Consolas" w:hAnsi="Consolas" w:cs="宋体"/>
          <w:color w:val="8B949E"/>
          <w:kern w:val="0"/>
          <w:szCs w:val="21"/>
        </w:rPr>
        <w:t xml:space="preserve"># </w:t>
      </w:r>
      <w:r w:rsidRPr="00141CAC">
        <w:rPr>
          <w:rFonts w:ascii="Consolas" w:hAnsi="Consolas" w:cs="宋体"/>
          <w:color w:val="8B949E"/>
          <w:kern w:val="0"/>
          <w:szCs w:val="21"/>
        </w:rPr>
        <w:t>均衡类（只保留自定义全局均衡）</w:t>
      </w:r>
    </w:p>
    <w:p w14:paraId="2FB8D36E"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eq1 </w:t>
      </w:r>
      <w:r w:rsidRPr="00141CAC">
        <w:rPr>
          <w:rFonts w:ascii="Consolas" w:hAnsi="Consolas" w:cs="宋体"/>
          <w:color w:val="D4D4D4"/>
          <w:kern w:val="0"/>
          <w:szCs w:val="21"/>
        </w:rPr>
        <w:t>=</w:t>
      </w: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my_histogram_equalization</w:t>
      </w:r>
      <w:proofErr w:type="spellEnd"/>
      <w:r w:rsidRPr="00141CAC">
        <w:rPr>
          <w:rFonts w:ascii="Consolas" w:hAnsi="Consolas" w:cs="宋体"/>
          <w:color w:val="BBBEBF"/>
          <w:kern w:val="0"/>
          <w:szCs w:val="21"/>
        </w:rPr>
        <w:t>(gray)</w:t>
      </w:r>
    </w:p>
    <w:p w14:paraId="6093E605"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cl1 </w:t>
      </w:r>
      <w:r w:rsidRPr="00141CAC">
        <w:rPr>
          <w:rFonts w:ascii="Consolas" w:hAnsi="Consolas" w:cs="宋体"/>
          <w:color w:val="D4D4D4"/>
          <w:kern w:val="0"/>
          <w:szCs w:val="21"/>
        </w:rPr>
        <w:t>=</w:t>
      </w: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clahe_</w:t>
      </w:r>
      <w:proofErr w:type="gramStart"/>
      <w:r w:rsidRPr="00141CAC">
        <w:rPr>
          <w:rFonts w:ascii="Consolas" w:hAnsi="Consolas" w:cs="宋体"/>
          <w:color w:val="BBBEBF"/>
          <w:kern w:val="0"/>
          <w:szCs w:val="21"/>
        </w:rPr>
        <w:t>enhancement</w:t>
      </w:r>
      <w:proofErr w:type="spellEnd"/>
      <w:r w:rsidRPr="00141CAC">
        <w:rPr>
          <w:rFonts w:ascii="Consolas" w:hAnsi="Consolas" w:cs="宋体"/>
          <w:color w:val="BBBEBF"/>
          <w:kern w:val="0"/>
          <w:szCs w:val="21"/>
        </w:rPr>
        <w:t>(</w:t>
      </w:r>
      <w:proofErr w:type="gramEnd"/>
      <w:r w:rsidRPr="00141CAC">
        <w:rPr>
          <w:rFonts w:ascii="Consolas" w:hAnsi="Consolas" w:cs="宋体"/>
          <w:color w:val="BBBEBF"/>
          <w:kern w:val="0"/>
          <w:szCs w:val="21"/>
        </w:rPr>
        <w:t xml:space="preserve">gray, </w:t>
      </w:r>
      <w:proofErr w:type="spellStart"/>
      <w:r w:rsidRPr="00141CAC">
        <w:rPr>
          <w:rFonts w:ascii="Consolas" w:hAnsi="Consolas" w:cs="宋体"/>
          <w:color w:val="FFA657"/>
          <w:kern w:val="0"/>
          <w:szCs w:val="21"/>
        </w:rPr>
        <w:t>clip_limit</w:t>
      </w:r>
      <w:proofErr w:type="spellEnd"/>
      <w:r w:rsidRPr="00141CAC">
        <w:rPr>
          <w:rFonts w:ascii="Consolas" w:hAnsi="Consolas" w:cs="宋体"/>
          <w:color w:val="D4D4D4"/>
          <w:kern w:val="0"/>
          <w:szCs w:val="21"/>
        </w:rPr>
        <w:t>=</w:t>
      </w:r>
      <w:r w:rsidRPr="00141CAC">
        <w:rPr>
          <w:rFonts w:ascii="Consolas" w:hAnsi="Consolas" w:cs="宋体"/>
          <w:color w:val="B5CEA8"/>
          <w:kern w:val="0"/>
          <w:szCs w:val="21"/>
        </w:rPr>
        <w:t>2.0</w:t>
      </w:r>
      <w:r w:rsidRPr="00141CAC">
        <w:rPr>
          <w:rFonts w:ascii="Consolas" w:hAnsi="Consolas" w:cs="宋体"/>
          <w:color w:val="BBBEBF"/>
          <w:kern w:val="0"/>
          <w:szCs w:val="21"/>
        </w:rPr>
        <w:t>)</w:t>
      </w:r>
    </w:p>
    <w:p w14:paraId="24EC3D76"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cl2 </w:t>
      </w:r>
      <w:r w:rsidRPr="00141CAC">
        <w:rPr>
          <w:rFonts w:ascii="Consolas" w:hAnsi="Consolas" w:cs="宋体"/>
          <w:color w:val="D4D4D4"/>
          <w:kern w:val="0"/>
          <w:szCs w:val="21"/>
        </w:rPr>
        <w:t>=</w:t>
      </w: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clahe_</w:t>
      </w:r>
      <w:proofErr w:type="gramStart"/>
      <w:r w:rsidRPr="00141CAC">
        <w:rPr>
          <w:rFonts w:ascii="Consolas" w:hAnsi="Consolas" w:cs="宋体"/>
          <w:color w:val="BBBEBF"/>
          <w:kern w:val="0"/>
          <w:szCs w:val="21"/>
        </w:rPr>
        <w:t>enhancement</w:t>
      </w:r>
      <w:proofErr w:type="spellEnd"/>
      <w:r w:rsidRPr="00141CAC">
        <w:rPr>
          <w:rFonts w:ascii="Consolas" w:hAnsi="Consolas" w:cs="宋体"/>
          <w:color w:val="BBBEBF"/>
          <w:kern w:val="0"/>
          <w:szCs w:val="21"/>
        </w:rPr>
        <w:t>(</w:t>
      </w:r>
      <w:proofErr w:type="gramEnd"/>
      <w:r w:rsidRPr="00141CAC">
        <w:rPr>
          <w:rFonts w:ascii="Consolas" w:hAnsi="Consolas" w:cs="宋体"/>
          <w:color w:val="BBBEBF"/>
          <w:kern w:val="0"/>
          <w:szCs w:val="21"/>
        </w:rPr>
        <w:t xml:space="preserve">gray, </w:t>
      </w:r>
      <w:proofErr w:type="spellStart"/>
      <w:r w:rsidRPr="00141CAC">
        <w:rPr>
          <w:rFonts w:ascii="Consolas" w:hAnsi="Consolas" w:cs="宋体"/>
          <w:color w:val="FFA657"/>
          <w:kern w:val="0"/>
          <w:szCs w:val="21"/>
        </w:rPr>
        <w:t>clip_limit</w:t>
      </w:r>
      <w:proofErr w:type="spellEnd"/>
      <w:r w:rsidRPr="00141CAC">
        <w:rPr>
          <w:rFonts w:ascii="Consolas" w:hAnsi="Consolas" w:cs="宋体"/>
          <w:color w:val="D4D4D4"/>
          <w:kern w:val="0"/>
          <w:szCs w:val="21"/>
        </w:rPr>
        <w:t>=</w:t>
      </w:r>
      <w:r w:rsidRPr="00141CAC">
        <w:rPr>
          <w:rFonts w:ascii="Consolas" w:hAnsi="Consolas" w:cs="宋体"/>
          <w:color w:val="B5CEA8"/>
          <w:kern w:val="0"/>
          <w:szCs w:val="21"/>
        </w:rPr>
        <w:t>4.0</w:t>
      </w:r>
      <w:r w:rsidRPr="00141CAC">
        <w:rPr>
          <w:rFonts w:ascii="Consolas" w:hAnsi="Consolas" w:cs="宋体"/>
          <w:color w:val="BBBEBF"/>
          <w:kern w:val="0"/>
          <w:szCs w:val="21"/>
        </w:rPr>
        <w:t>)</w:t>
      </w:r>
    </w:p>
    <w:p w14:paraId="15FEA412"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p>
    <w:p w14:paraId="64E915F6"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lastRenderedPageBreak/>
        <w:t xml:space="preserve">        </w:t>
      </w:r>
      <w:r w:rsidRPr="00141CAC">
        <w:rPr>
          <w:rFonts w:ascii="Consolas" w:hAnsi="Consolas" w:cs="宋体"/>
          <w:color w:val="8B949E"/>
          <w:kern w:val="0"/>
          <w:szCs w:val="21"/>
        </w:rPr>
        <w:t xml:space="preserve"># </w:t>
      </w:r>
      <w:r w:rsidRPr="00141CAC">
        <w:rPr>
          <w:rFonts w:ascii="Consolas" w:hAnsi="Consolas" w:cs="宋体"/>
          <w:color w:val="8B949E"/>
          <w:kern w:val="0"/>
          <w:szCs w:val="21"/>
        </w:rPr>
        <w:t>滤波类</w:t>
      </w:r>
    </w:p>
    <w:p w14:paraId="5CFC6CE3"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m1 </w:t>
      </w:r>
      <w:r w:rsidRPr="00141CAC">
        <w:rPr>
          <w:rFonts w:ascii="Consolas" w:hAnsi="Consolas" w:cs="宋体"/>
          <w:color w:val="D4D4D4"/>
          <w:kern w:val="0"/>
          <w:szCs w:val="21"/>
        </w:rPr>
        <w:t>=</w:t>
      </w: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my_mean_filter</w:t>
      </w:r>
      <w:proofErr w:type="spellEnd"/>
      <w:r w:rsidRPr="00141CAC">
        <w:rPr>
          <w:rFonts w:ascii="Consolas" w:hAnsi="Consolas" w:cs="宋体"/>
          <w:color w:val="BBBEBF"/>
          <w:kern w:val="0"/>
          <w:szCs w:val="21"/>
        </w:rPr>
        <w:t>(gray)</w:t>
      </w:r>
    </w:p>
    <w:p w14:paraId="5AEA173B"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m2 </w:t>
      </w:r>
      <w:r w:rsidRPr="00141CAC">
        <w:rPr>
          <w:rFonts w:ascii="Consolas" w:hAnsi="Consolas" w:cs="宋体"/>
          <w:color w:val="D4D4D4"/>
          <w:kern w:val="0"/>
          <w:szCs w:val="21"/>
        </w:rPr>
        <w:t>=</w:t>
      </w: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my_mean_</w:t>
      </w:r>
      <w:proofErr w:type="gramStart"/>
      <w:r w:rsidRPr="00141CAC">
        <w:rPr>
          <w:rFonts w:ascii="Consolas" w:hAnsi="Consolas" w:cs="宋体"/>
          <w:color w:val="BBBEBF"/>
          <w:kern w:val="0"/>
          <w:szCs w:val="21"/>
        </w:rPr>
        <w:t>filter</w:t>
      </w:r>
      <w:proofErr w:type="spellEnd"/>
      <w:r w:rsidRPr="00141CAC">
        <w:rPr>
          <w:rFonts w:ascii="Consolas" w:hAnsi="Consolas" w:cs="宋体"/>
          <w:color w:val="BBBEBF"/>
          <w:kern w:val="0"/>
          <w:szCs w:val="21"/>
        </w:rPr>
        <w:t>(</w:t>
      </w:r>
      <w:proofErr w:type="gramEnd"/>
      <w:r w:rsidRPr="00141CAC">
        <w:rPr>
          <w:rFonts w:ascii="Consolas" w:hAnsi="Consolas" w:cs="宋体"/>
          <w:color w:val="BBBEBF"/>
          <w:kern w:val="0"/>
          <w:szCs w:val="21"/>
        </w:rPr>
        <w:t xml:space="preserve">gray, </w:t>
      </w:r>
      <w:r w:rsidRPr="00141CAC">
        <w:rPr>
          <w:rFonts w:ascii="Consolas" w:hAnsi="Consolas" w:cs="宋体"/>
          <w:color w:val="B5CEA8"/>
          <w:kern w:val="0"/>
          <w:szCs w:val="21"/>
        </w:rPr>
        <w:t>5</w:t>
      </w:r>
      <w:r w:rsidRPr="00141CAC">
        <w:rPr>
          <w:rFonts w:ascii="Consolas" w:hAnsi="Consolas" w:cs="宋体"/>
          <w:color w:val="BBBEBF"/>
          <w:kern w:val="0"/>
          <w:szCs w:val="21"/>
        </w:rPr>
        <w:t>)</w:t>
      </w:r>
    </w:p>
    <w:p w14:paraId="618A194F"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g1 </w:t>
      </w:r>
      <w:r w:rsidRPr="00141CAC">
        <w:rPr>
          <w:rFonts w:ascii="Consolas" w:hAnsi="Consolas" w:cs="宋体"/>
          <w:color w:val="D4D4D4"/>
          <w:kern w:val="0"/>
          <w:szCs w:val="21"/>
        </w:rPr>
        <w:t>=</w:t>
      </w: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gaussian_filter</w:t>
      </w:r>
      <w:proofErr w:type="spellEnd"/>
      <w:r w:rsidRPr="00141CAC">
        <w:rPr>
          <w:rFonts w:ascii="Consolas" w:hAnsi="Consolas" w:cs="宋体"/>
          <w:color w:val="BBBEBF"/>
          <w:kern w:val="0"/>
          <w:szCs w:val="21"/>
        </w:rPr>
        <w:t>(gray)</w:t>
      </w:r>
    </w:p>
    <w:p w14:paraId="09F9D49A"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g2 </w:t>
      </w:r>
      <w:r w:rsidRPr="00141CAC">
        <w:rPr>
          <w:rFonts w:ascii="Consolas" w:hAnsi="Consolas" w:cs="宋体"/>
          <w:color w:val="D4D4D4"/>
          <w:kern w:val="0"/>
          <w:szCs w:val="21"/>
        </w:rPr>
        <w:t>=</w:t>
      </w: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gaussian_</w:t>
      </w:r>
      <w:proofErr w:type="gramStart"/>
      <w:r w:rsidRPr="00141CAC">
        <w:rPr>
          <w:rFonts w:ascii="Consolas" w:hAnsi="Consolas" w:cs="宋体"/>
          <w:color w:val="BBBEBF"/>
          <w:kern w:val="0"/>
          <w:szCs w:val="21"/>
        </w:rPr>
        <w:t>filter</w:t>
      </w:r>
      <w:proofErr w:type="spellEnd"/>
      <w:r w:rsidRPr="00141CAC">
        <w:rPr>
          <w:rFonts w:ascii="Consolas" w:hAnsi="Consolas" w:cs="宋体"/>
          <w:color w:val="BBBEBF"/>
          <w:kern w:val="0"/>
          <w:szCs w:val="21"/>
        </w:rPr>
        <w:t>(</w:t>
      </w:r>
      <w:proofErr w:type="gramEnd"/>
      <w:r w:rsidRPr="00141CAC">
        <w:rPr>
          <w:rFonts w:ascii="Consolas" w:hAnsi="Consolas" w:cs="宋体"/>
          <w:color w:val="BBBEBF"/>
          <w:kern w:val="0"/>
          <w:szCs w:val="21"/>
        </w:rPr>
        <w:t xml:space="preserve">gray, </w:t>
      </w:r>
      <w:r w:rsidRPr="00141CAC">
        <w:rPr>
          <w:rFonts w:ascii="Consolas" w:hAnsi="Consolas" w:cs="宋体"/>
          <w:color w:val="B5CEA8"/>
          <w:kern w:val="0"/>
          <w:szCs w:val="21"/>
        </w:rPr>
        <w:t>5</w:t>
      </w:r>
      <w:r w:rsidRPr="00141CAC">
        <w:rPr>
          <w:rFonts w:ascii="Consolas" w:hAnsi="Consolas" w:cs="宋体"/>
          <w:color w:val="BBBEBF"/>
          <w:kern w:val="0"/>
          <w:szCs w:val="21"/>
        </w:rPr>
        <w:t>)</w:t>
      </w:r>
    </w:p>
    <w:p w14:paraId="505DD6CF"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md1 </w:t>
      </w:r>
      <w:r w:rsidRPr="00141CAC">
        <w:rPr>
          <w:rFonts w:ascii="Consolas" w:hAnsi="Consolas" w:cs="宋体"/>
          <w:color w:val="D4D4D4"/>
          <w:kern w:val="0"/>
          <w:szCs w:val="21"/>
        </w:rPr>
        <w:t>=</w:t>
      </w: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median_filter</w:t>
      </w:r>
      <w:proofErr w:type="spellEnd"/>
      <w:r w:rsidRPr="00141CAC">
        <w:rPr>
          <w:rFonts w:ascii="Consolas" w:hAnsi="Consolas" w:cs="宋体"/>
          <w:color w:val="BBBEBF"/>
          <w:kern w:val="0"/>
          <w:szCs w:val="21"/>
        </w:rPr>
        <w:t>(gray)</w:t>
      </w:r>
    </w:p>
    <w:p w14:paraId="3B06AC40"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md2 </w:t>
      </w:r>
      <w:r w:rsidRPr="00141CAC">
        <w:rPr>
          <w:rFonts w:ascii="Consolas" w:hAnsi="Consolas" w:cs="宋体"/>
          <w:color w:val="D4D4D4"/>
          <w:kern w:val="0"/>
          <w:szCs w:val="21"/>
        </w:rPr>
        <w:t>=</w:t>
      </w: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median_</w:t>
      </w:r>
      <w:proofErr w:type="gramStart"/>
      <w:r w:rsidRPr="00141CAC">
        <w:rPr>
          <w:rFonts w:ascii="Consolas" w:hAnsi="Consolas" w:cs="宋体"/>
          <w:color w:val="BBBEBF"/>
          <w:kern w:val="0"/>
          <w:szCs w:val="21"/>
        </w:rPr>
        <w:t>filter</w:t>
      </w:r>
      <w:proofErr w:type="spellEnd"/>
      <w:r w:rsidRPr="00141CAC">
        <w:rPr>
          <w:rFonts w:ascii="Consolas" w:hAnsi="Consolas" w:cs="宋体"/>
          <w:color w:val="BBBEBF"/>
          <w:kern w:val="0"/>
          <w:szCs w:val="21"/>
        </w:rPr>
        <w:t>(</w:t>
      </w:r>
      <w:proofErr w:type="gramEnd"/>
      <w:r w:rsidRPr="00141CAC">
        <w:rPr>
          <w:rFonts w:ascii="Consolas" w:hAnsi="Consolas" w:cs="宋体"/>
          <w:color w:val="BBBEBF"/>
          <w:kern w:val="0"/>
          <w:szCs w:val="21"/>
        </w:rPr>
        <w:t xml:space="preserve">gray, </w:t>
      </w:r>
      <w:r w:rsidRPr="00141CAC">
        <w:rPr>
          <w:rFonts w:ascii="Consolas" w:hAnsi="Consolas" w:cs="宋体"/>
          <w:color w:val="B5CEA8"/>
          <w:kern w:val="0"/>
          <w:szCs w:val="21"/>
        </w:rPr>
        <w:t>5</w:t>
      </w:r>
      <w:r w:rsidRPr="00141CAC">
        <w:rPr>
          <w:rFonts w:ascii="Consolas" w:hAnsi="Consolas" w:cs="宋体"/>
          <w:color w:val="BBBEBF"/>
          <w:kern w:val="0"/>
          <w:szCs w:val="21"/>
        </w:rPr>
        <w:t>)</w:t>
      </w:r>
    </w:p>
    <w:p w14:paraId="0A0AE00E"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p>
    <w:p w14:paraId="5E423387"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r w:rsidRPr="00141CAC">
        <w:rPr>
          <w:rFonts w:ascii="Consolas" w:hAnsi="Consolas" w:cs="宋体"/>
          <w:color w:val="8B949E"/>
          <w:kern w:val="0"/>
          <w:szCs w:val="21"/>
        </w:rPr>
        <w:t xml:space="preserve"># </w:t>
      </w:r>
      <w:r w:rsidRPr="00141CAC">
        <w:rPr>
          <w:rFonts w:ascii="Consolas" w:hAnsi="Consolas" w:cs="宋体"/>
          <w:color w:val="8B949E"/>
          <w:kern w:val="0"/>
          <w:szCs w:val="21"/>
        </w:rPr>
        <w:t>锐化</w:t>
      </w:r>
      <w:r w:rsidRPr="00141CAC">
        <w:rPr>
          <w:rFonts w:ascii="Consolas" w:hAnsi="Consolas" w:cs="宋体"/>
          <w:color w:val="8B949E"/>
          <w:kern w:val="0"/>
          <w:szCs w:val="21"/>
        </w:rPr>
        <w:t xml:space="preserve"> + </w:t>
      </w:r>
      <w:r w:rsidRPr="00141CAC">
        <w:rPr>
          <w:rFonts w:ascii="Consolas" w:hAnsi="Consolas" w:cs="宋体"/>
          <w:color w:val="8B949E"/>
          <w:kern w:val="0"/>
          <w:szCs w:val="21"/>
        </w:rPr>
        <w:t>组合</w:t>
      </w:r>
    </w:p>
    <w:p w14:paraId="2CBFB5F5"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sharp </w:t>
      </w:r>
      <w:r w:rsidRPr="00141CAC">
        <w:rPr>
          <w:rFonts w:ascii="Consolas" w:hAnsi="Consolas" w:cs="宋体"/>
          <w:color w:val="D4D4D4"/>
          <w:kern w:val="0"/>
          <w:szCs w:val="21"/>
        </w:rPr>
        <w:t>=</w:t>
      </w: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laplacian_sharpen</w:t>
      </w:r>
      <w:proofErr w:type="spellEnd"/>
      <w:r w:rsidRPr="00141CAC">
        <w:rPr>
          <w:rFonts w:ascii="Consolas" w:hAnsi="Consolas" w:cs="宋体"/>
          <w:color w:val="BBBEBF"/>
          <w:kern w:val="0"/>
          <w:szCs w:val="21"/>
        </w:rPr>
        <w:t>(gray)</w:t>
      </w:r>
    </w:p>
    <w:p w14:paraId="51B451C4"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fe</w:t>
      </w:r>
      <w:proofErr w:type="spellEnd"/>
      <w:r w:rsidRPr="00141CAC">
        <w:rPr>
          <w:rFonts w:ascii="Consolas" w:hAnsi="Consolas" w:cs="宋体"/>
          <w:color w:val="BBBEBF"/>
          <w:kern w:val="0"/>
          <w:szCs w:val="21"/>
        </w:rPr>
        <w:t xml:space="preserve"> </w:t>
      </w:r>
      <w:r w:rsidRPr="00141CAC">
        <w:rPr>
          <w:rFonts w:ascii="Consolas" w:hAnsi="Consolas" w:cs="宋体"/>
          <w:color w:val="D4D4D4"/>
          <w:kern w:val="0"/>
          <w:szCs w:val="21"/>
        </w:rPr>
        <w:t>=</w:t>
      </w: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filter_then_equalize</w:t>
      </w:r>
      <w:proofErr w:type="spellEnd"/>
      <w:r w:rsidRPr="00141CAC">
        <w:rPr>
          <w:rFonts w:ascii="Consolas" w:hAnsi="Consolas" w:cs="宋体"/>
          <w:color w:val="BBBEBF"/>
          <w:kern w:val="0"/>
          <w:szCs w:val="21"/>
        </w:rPr>
        <w:t>(gray)</w:t>
      </w:r>
    </w:p>
    <w:p w14:paraId="0DB1BD46"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ef</w:t>
      </w:r>
      <w:proofErr w:type="spellEnd"/>
      <w:r w:rsidRPr="00141CAC">
        <w:rPr>
          <w:rFonts w:ascii="Consolas" w:hAnsi="Consolas" w:cs="宋体"/>
          <w:color w:val="BBBEBF"/>
          <w:kern w:val="0"/>
          <w:szCs w:val="21"/>
        </w:rPr>
        <w:t xml:space="preserve"> </w:t>
      </w:r>
      <w:r w:rsidRPr="00141CAC">
        <w:rPr>
          <w:rFonts w:ascii="Consolas" w:hAnsi="Consolas" w:cs="宋体"/>
          <w:color w:val="D4D4D4"/>
          <w:kern w:val="0"/>
          <w:szCs w:val="21"/>
        </w:rPr>
        <w:t>=</w:t>
      </w: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equalize_then_filter</w:t>
      </w:r>
      <w:proofErr w:type="spellEnd"/>
      <w:r w:rsidRPr="00141CAC">
        <w:rPr>
          <w:rFonts w:ascii="Consolas" w:hAnsi="Consolas" w:cs="宋体"/>
          <w:color w:val="BBBEBF"/>
          <w:kern w:val="0"/>
          <w:szCs w:val="21"/>
        </w:rPr>
        <w:t>(gray)</w:t>
      </w:r>
    </w:p>
    <w:p w14:paraId="76B6DD93"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p>
    <w:p w14:paraId="605F449D"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r w:rsidRPr="00141CAC">
        <w:rPr>
          <w:rFonts w:ascii="Consolas" w:hAnsi="Consolas" w:cs="宋体"/>
          <w:color w:val="8B949E"/>
          <w:kern w:val="0"/>
          <w:szCs w:val="21"/>
        </w:rPr>
        <w:t xml:space="preserve"># ===================== </w:t>
      </w:r>
      <w:r w:rsidRPr="00141CAC">
        <w:rPr>
          <w:rFonts w:ascii="Consolas" w:hAnsi="Consolas" w:cs="宋体"/>
          <w:color w:val="8B949E"/>
          <w:kern w:val="0"/>
          <w:szCs w:val="21"/>
        </w:rPr>
        <w:t>全算法指标输出（替换你原来的）</w:t>
      </w:r>
      <w:r w:rsidRPr="00141CAC">
        <w:rPr>
          <w:rFonts w:ascii="Consolas" w:hAnsi="Consolas" w:cs="宋体"/>
          <w:color w:val="8B949E"/>
          <w:kern w:val="0"/>
          <w:szCs w:val="21"/>
        </w:rPr>
        <w:t xml:space="preserve"> =====================</w:t>
      </w:r>
    </w:p>
    <w:p w14:paraId="41D830BF"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r w:rsidRPr="00141CAC">
        <w:rPr>
          <w:rFonts w:ascii="Consolas" w:hAnsi="Consolas" w:cs="宋体"/>
          <w:color w:val="DCDCAA"/>
          <w:kern w:val="0"/>
          <w:szCs w:val="21"/>
        </w:rPr>
        <w:t>print</w:t>
      </w:r>
      <w:r w:rsidRPr="00141CAC">
        <w:rPr>
          <w:rFonts w:ascii="Consolas" w:hAnsi="Consolas" w:cs="宋体"/>
          <w:color w:val="BBBEBF"/>
          <w:kern w:val="0"/>
          <w:szCs w:val="21"/>
        </w:rPr>
        <w:t>(</w:t>
      </w:r>
      <w:r w:rsidRPr="00141CAC">
        <w:rPr>
          <w:rFonts w:ascii="Consolas" w:hAnsi="Consolas" w:cs="宋体"/>
          <w:color w:val="A5D6FF"/>
          <w:kern w:val="0"/>
          <w:szCs w:val="21"/>
        </w:rPr>
        <w:t>"</w:t>
      </w:r>
      <w:r w:rsidRPr="00141CAC">
        <w:rPr>
          <w:rFonts w:ascii="Consolas" w:hAnsi="Consolas" w:cs="宋体"/>
          <w:color w:val="D7BA7D"/>
          <w:kern w:val="0"/>
          <w:szCs w:val="21"/>
        </w:rPr>
        <w:t>\n</w:t>
      </w:r>
      <w:r w:rsidRPr="00141CAC">
        <w:rPr>
          <w:rFonts w:ascii="Consolas" w:hAnsi="Consolas" w:cs="宋体"/>
          <w:color w:val="A5D6FF"/>
          <w:kern w:val="0"/>
          <w:szCs w:val="21"/>
        </w:rPr>
        <w:t>======"</w:t>
      </w: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img_name</w:t>
      </w:r>
      <w:proofErr w:type="spellEnd"/>
      <w:r w:rsidRPr="00141CAC">
        <w:rPr>
          <w:rFonts w:ascii="Consolas" w:hAnsi="Consolas" w:cs="宋体"/>
          <w:color w:val="BBBEBF"/>
          <w:kern w:val="0"/>
          <w:szCs w:val="21"/>
        </w:rPr>
        <w:t xml:space="preserve">, </w:t>
      </w:r>
      <w:r w:rsidRPr="00141CAC">
        <w:rPr>
          <w:rFonts w:ascii="Consolas" w:hAnsi="Consolas" w:cs="宋体"/>
          <w:color w:val="A5D6FF"/>
          <w:kern w:val="0"/>
          <w:szCs w:val="21"/>
        </w:rPr>
        <w:t>"</w:t>
      </w:r>
      <w:proofErr w:type="gramStart"/>
      <w:r w:rsidRPr="00141CAC">
        <w:rPr>
          <w:rFonts w:ascii="Consolas" w:hAnsi="Consolas" w:cs="宋体"/>
          <w:color w:val="A5D6FF"/>
          <w:kern w:val="0"/>
          <w:szCs w:val="21"/>
        </w:rPr>
        <w:t>全指标</w:t>
      </w:r>
      <w:proofErr w:type="gramEnd"/>
      <w:r w:rsidRPr="00141CAC">
        <w:rPr>
          <w:rFonts w:ascii="Consolas" w:hAnsi="Consolas" w:cs="宋体"/>
          <w:color w:val="A5D6FF"/>
          <w:kern w:val="0"/>
          <w:szCs w:val="21"/>
        </w:rPr>
        <w:t>结果</w:t>
      </w:r>
      <w:r w:rsidRPr="00141CAC">
        <w:rPr>
          <w:rFonts w:ascii="Consolas" w:hAnsi="Consolas" w:cs="宋体"/>
          <w:color w:val="A5D6FF"/>
          <w:kern w:val="0"/>
          <w:szCs w:val="21"/>
        </w:rPr>
        <w:t>======"</w:t>
      </w:r>
      <w:r w:rsidRPr="00141CAC">
        <w:rPr>
          <w:rFonts w:ascii="Consolas" w:hAnsi="Consolas" w:cs="宋体"/>
          <w:color w:val="BBBEBF"/>
          <w:kern w:val="0"/>
          <w:szCs w:val="21"/>
        </w:rPr>
        <w:t>)</w:t>
      </w:r>
    </w:p>
    <w:p w14:paraId="1DD2F6F1"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r w:rsidRPr="00141CAC">
        <w:rPr>
          <w:rFonts w:ascii="Consolas" w:hAnsi="Consolas" w:cs="宋体"/>
          <w:color w:val="DCDCAA"/>
          <w:kern w:val="0"/>
          <w:szCs w:val="21"/>
        </w:rPr>
        <w:t>print</w:t>
      </w:r>
      <w:r w:rsidRPr="00141CAC">
        <w:rPr>
          <w:rFonts w:ascii="Consolas" w:hAnsi="Consolas" w:cs="宋体"/>
          <w:color w:val="BBBEBF"/>
          <w:kern w:val="0"/>
          <w:szCs w:val="21"/>
        </w:rPr>
        <w:t>(</w:t>
      </w:r>
      <w:r w:rsidRPr="00141CAC">
        <w:rPr>
          <w:rFonts w:ascii="Consolas" w:hAnsi="Consolas" w:cs="宋体"/>
          <w:color w:val="A5D6FF"/>
          <w:kern w:val="0"/>
          <w:szCs w:val="21"/>
        </w:rPr>
        <w:t>"</w:t>
      </w:r>
      <w:r w:rsidRPr="00141CAC">
        <w:rPr>
          <w:rFonts w:ascii="Consolas" w:hAnsi="Consolas" w:cs="宋体"/>
          <w:color w:val="A5D6FF"/>
          <w:kern w:val="0"/>
          <w:szCs w:val="21"/>
        </w:rPr>
        <w:t>自定义全局均衡</w:t>
      </w:r>
      <w:r w:rsidRPr="00141CAC">
        <w:rPr>
          <w:rFonts w:ascii="Consolas" w:hAnsi="Consolas" w:cs="宋体"/>
          <w:color w:val="A5D6FF"/>
          <w:kern w:val="0"/>
          <w:szCs w:val="21"/>
        </w:rPr>
        <w:t xml:space="preserve"> :"</w:t>
      </w: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calculate_metrics</w:t>
      </w:r>
      <w:proofErr w:type="spellEnd"/>
      <w:r w:rsidRPr="00141CAC">
        <w:rPr>
          <w:rFonts w:ascii="Consolas" w:hAnsi="Consolas" w:cs="宋体"/>
          <w:color w:val="BBBEBF"/>
          <w:kern w:val="0"/>
          <w:szCs w:val="21"/>
        </w:rPr>
        <w:t>(gray, eq1))</w:t>
      </w:r>
    </w:p>
    <w:p w14:paraId="41583013"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proofErr w:type="gramStart"/>
      <w:r w:rsidRPr="00141CAC">
        <w:rPr>
          <w:rFonts w:ascii="Consolas" w:hAnsi="Consolas" w:cs="宋体"/>
          <w:color w:val="DCDCAA"/>
          <w:kern w:val="0"/>
          <w:szCs w:val="21"/>
        </w:rPr>
        <w:t>print</w:t>
      </w:r>
      <w:r w:rsidRPr="00141CAC">
        <w:rPr>
          <w:rFonts w:ascii="Consolas" w:hAnsi="Consolas" w:cs="宋体"/>
          <w:color w:val="BBBEBF"/>
          <w:kern w:val="0"/>
          <w:szCs w:val="21"/>
        </w:rPr>
        <w:t>(</w:t>
      </w:r>
      <w:proofErr w:type="gramEnd"/>
      <w:r w:rsidRPr="00141CAC">
        <w:rPr>
          <w:rFonts w:ascii="Consolas" w:hAnsi="Consolas" w:cs="宋体"/>
          <w:color w:val="A5D6FF"/>
          <w:kern w:val="0"/>
          <w:szCs w:val="21"/>
        </w:rPr>
        <w:t xml:space="preserve">"CLAHE 2.0     </w:t>
      </w:r>
      <w:proofErr w:type="gramStart"/>
      <w:r w:rsidRPr="00141CAC">
        <w:rPr>
          <w:rFonts w:ascii="Consolas" w:hAnsi="Consolas" w:cs="宋体"/>
          <w:color w:val="A5D6FF"/>
          <w:kern w:val="0"/>
          <w:szCs w:val="21"/>
        </w:rPr>
        <w:t>  :</w:t>
      </w:r>
      <w:proofErr w:type="gramEnd"/>
      <w:r w:rsidRPr="00141CAC">
        <w:rPr>
          <w:rFonts w:ascii="Consolas" w:hAnsi="Consolas" w:cs="宋体"/>
          <w:color w:val="A5D6FF"/>
          <w:kern w:val="0"/>
          <w:szCs w:val="21"/>
        </w:rPr>
        <w:t>"</w:t>
      </w: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calculate_</w:t>
      </w:r>
      <w:proofErr w:type="gramStart"/>
      <w:r w:rsidRPr="00141CAC">
        <w:rPr>
          <w:rFonts w:ascii="Consolas" w:hAnsi="Consolas" w:cs="宋体"/>
          <w:color w:val="BBBEBF"/>
          <w:kern w:val="0"/>
          <w:szCs w:val="21"/>
        </w:rPr>
        <w:t>metrics</w:t>
      </w:r>
      <w:proofErr w:type="spellEnd"/>
      <w:r w:rsidRPr="00141CAC">
        <w:rPr>
          <w:rFonts w:ascii="Consolas" w:hAnsi="Consolas" w:cs="宋体"/>
          <w:color w:val="BBBEBF"/>
          <w:kern w:val="0"/>
          <w:szCs w:val="21"/>
        </w:rPr>
        <w:t>(</w:t>
      </w:r>
      <w:proofErr w:type="gramEnd"/>
      <w:r w:rsidRPr="00141CAC">
        <w:rPr>
          <w:rFonts w:ascii="Consolas" w:hAnsi="Consolas" w:cs="宋体"/>
          <w:color w:val="BBBEBF"/>
          <w:kern w:val="0"/>
          <w:szCs w:val="21"/>
        </w:rPr>
        <w:t>gray, cl1))</w:t>
      </w:r>
    </w:p>
    <w:p w14:paraId="6F392F67"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proofErr w:type="gramStart"/>
      <w:r w:rsidRPr="00141CAC">
        <w:rPr>
          <w:rFonts w:ascii="Consolas" w:hAnsi="Consolas" w:cs="宋体"/>
          <w:color w:val="DCDCAA"/>
          <w:kern w:val="0"/>
          <w:szCs w:val="21"/>
        </w:rPr>
        <w:t>print</w:t>
      </w:r>
      <w:r w:rsidRPr="00141CAC">
        <w:rPr>
          <w:rFonts w:ascii="Consolas" w:hAnsi="Consolas" w:cs="宋体"/>
          <w:color w:val="BBBEBF"/>
          <w:kern w:val="0"/>
          <w:szCs w:val="21"/>
        </w:rPr>
        <w:t>(</w:t>
      </w:r>
      <w:proofErr w:type="gramEnd"/>
      <w:r w:rsidRPr="00141CAC">
        <w:rPr>
          <w:rFonts w:ascii="Consolas" w:hAnsi="Consolas" w:cs="宋体"/>
          <w:color w:val="A5D6FF"/>
          <w:kern w:val="0"/>
          <w:szCs w:val="21"/>
        </w:rPr>
        <w:t xml:space="preserve">"CLAHE 4.0     </w:t>
      </w:r>
      <w:proofErr w:type="gramStart"/>
      <w:r w:rsidRPr="00141CAC">
        <w:rPr>
          <w:rFonts w:ascii="Consolas" w:hAnsi="Consolas" w:cs="宋体"/>
          <w:color w:val="A5D6FF"/>
          <w:kern w:val="0"/>
          <w:szCs w:val="21"/>
        </w:rPr>
        <w:t>  :</w:t>
      </w:r>
      <w:proofErr w:type="gramEnd"/>
      <w:r w:rsidRPr="00141CAC">
        <w:rPr>
          <w:rFonts w:ascii="Consolas" w:hAnsi="Consolas" w:cs="宋体"/>
          <w:color w:val="A5D6FF"/>
          <w:kern w:val="0"/>
          <w:szCs w:val="21"/>
        </w:rPr>
        <w:t>"</w:t>
      </w: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calculate_</w:t>
      </w:r>
      <w:proofErr w:type="gramStart"/>
      <w:r w:rsidRPr="00141CAC">
        <w:rPr>
          <w:rFonts w:ascii="Consolas" w:hAnsi="Consolas" w:cs="宋体"/>
          <w:color w:val="BBBEBF"/>
          <w:kern w:val="0"/>
          <w:szCs w:val="21"/>
        </w:rPr>
        <w:t>metrics</w:t>
      </w:r>
      <w:proofErr w:type="spellEnd"/>
      <w:r w:rsidRPr="00141CAC">
        <w:rPr>
          <w:rFonts w:ascii="Consolas" w:hAnsi="Consolas" w:cs="宋体"/>
          <w:color w:val="BBBEBF"/>
          <w:kern w:val="0"/>
          <w:szCs w:val="21"/>
        </w:rPr>
        <w:t>(</w:t>
      </w:r>
      <w:proofErr w:type="gramEnd"/>
      <w:r w:rsidRPr="00141CAC">
        <w:rPr>
          <w:rFonts w:ascii="Consolas" w:hAnsi="Consolas" w:cs="宋体"/>
          <w:color w:val="BBBEBF"/>
          <w:kern w:val="0"/>
          <w:szCs w:val="21"/>
        </w:rPr>
        <w:t>gray, cl2))</w:t>
      </w:r>
    </w:p>
    <w:p w14:paraId="7FDC6ED6"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r w:rsidRPr="00141CAC">
        <w:rPr>
          <w:rFonts w:ascii="Consolas" w:hAnsi="Consolas" w:cs="宋体"/>
          <w:color w:val="DCDCAA"/>
          <w:kern w:val="0"/>
          <w:szCs w:val="21"/>
        </w:rPr>
        <w:t>print</w:t>
      </w:r>
      <w:r w:rsidRPr="00141CAC">
        <w:rPr>
          <w:rFonts w:ascii="Consolas" w:hAnsi="Consolas" w:cs="宋体"/>
          <w:color w:val="BBBEBF"/>
          <w:kern w:val="0"/>
          <w:szCs w:val="21"/>
        </w:rPr>
        <w:t>(</w:t>
      </w:r>
      <w:r w:rsidRPr="00141CAC">
        <w:rPr>
          <w:rFonts w:ascii="Consolas" w:hAnsi="Consolas" w:cs="宋体"/>
          <w:color w:val="A5D6FF"/>
          <w:kern w:val="0"/>
          <w:szCs w:val="21"/>
        </w:rPr>
        <w:t>"</w:t>
      </w:r>
      <w:r w:rsidRPr="00141CAC">
        <w:rPr>
          <w:rFonts w:ascii="Consolas" w:hAnsi="Consolas" w:cs="宋体"/>
          <w:color w:val="A5D6FF"/>
          <w:kern w:val="0"/>
          <w:szCs w:val="21"/>
        </w:rPr>
        <w:t>均值滤波</w:t>
      </w:r>
      <w:r w:rsidRPr="00141CAC">
        <w:rPr>
          <w:rFonts w:ascii="Consolas" w:hAnsi="Consolas" w:cs="宋体"/>
          <w:color w:val="A5D6FF"/>
          <w:kern w:val="0"/>
          <w:szCs w:val="21"/>
        </w:rPr>
        <w:t xml:space="preserve"> 3×3    :"</w:t>
      </w: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calculate_metrics</w:t>
      </w:r>
      <w:proofErr w:type="spellEnd"/>
      <w:r w:rsidRPr="00141CAC">
        <w:rPr>
          <w:rFonts w:ascii="Consolas" w:hAnsi="Consolas" w:cs="宋体"/>
          <w:color w:val="BBBEBF"/>
          <w:kern w:val="0"/>
          <w:szCs w:val="21"/>
        </w:rPr>
        <w:t>(gray, m1))</w:t>
      </w:r>
    </w:p>
    <w:p w14:paraId="469501A7"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r w:rsidRPr="00141CAC">
        <w:rPr>
          <w:rFonts w:ascii="Consolas" w:hAnsi="Consolas" w:cs="宋体"/>
          <w:color w:val="DCDCAA"/>
          <w:kern w:val="0"/>
          <w:szCs w:val="21"/>
        </w:rPr>
        <w:t>print</w:t>
      </w:r>
      <w:r w:rsidRPr="00141CAC">
        <w:rPr>
          <w:rFonts w:ascii="Consolas" w:hAnsi="Consolas" w:cs="宋体"/>
          <w:color w:val="BBBEBF"/>
          <w:kern w:val="0"/>
          <w:szCs w:val="21"/>
        </w:rPr>
        <w:t>(</w:t>
      </w:r>
      <w:r w:rsidRPr="00141CAC">
        <w:rPr>
          <w:rFonts w:ascii="Consolas" w:hAnsi="Consolas" w:cs="宋体"/>
          <w:color w:val="A5D6FF"/>
          <w:kern w:val="0"/>
          <w:szCs w:val="21"/>
        </w:rPr>
        <w:t>"</w:t>
      </w:r>
      <w:r w:rsidRPr="00141CAC">
        <w:rPr>
          <w:rFonts w:ascii="Consolas" w:hAnsi="Consolas" w:cs="宋体"/>
          <w:color w:val="A5D6FF"/>
          <w:kern w:val="0"/>
          <w:szCs w:val="21"/>
        </w:rPr>
        <w:t>均值滤波</w:t>
      </w:r>
      <w:r w:rsidRPr="00141CAC">
        <w:rPr>
          <w:rFonts w:ascii="Consolas" w:hAnsi="Consolas" w:cs="宋体"/>
          <w:color w:val="A5D6FF"/>
          <w:kern w:val="0"/>
          <w:szCs w:val="21"/>
        </w:rPr>
        <w:t xml:space="preserve"> 5×5    :"</w:t>
      </w: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calculate_metrics</w:t>
      </w:r>
      <w:proofErr w:type="spellEnd"/>
      <w:r w:rsidRPr="00141CAC">
        <w:rPr>
          <w:rFonts w:ascii="Consolas" w:hAnsi="Consolas" w:cs="宋体"/>
          <w:color w:val="BBBEBF"/>
          <w:kern w:val="0"/>
          <w:szCs w:val="21"/>
        </w:rPr>
        <w:t>(gray, m2))</w:t>
      </w:r>
    </w:p>
    <w:p w14:paraId="5D6D2B86"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r w:rsidRPr="00141CAC">
        <w:rPr>
          <w:rFonts w:ascii="Consolas" w:hAnsi="Consolas" w:cs="宋体"/>
          <w:color w:val="DCDCAA"/>
          <w:kern w:val="0"/>
          <w:szCs w:val="21"/>
        </w:rPr>
        <w:t>print</w:t>
      </w:r>
      <w:r w:rsidRPr="00141CAC">
        <w:rPr>
          <w:rFonts w:ascii="Consolas" w:hAnsi="Consolas" w:cs="宋体"/>
          <w:color w:val="BBBEBF"/>
          <w:kern w:val="0"/>
          <w:szCs w:val="21"/>
        </w:rPr>
        <w:t>(</w:t>
      </w:r>
      <w:r w:rsidRPr="00141CAC">
        <w:rPr>
          <w:rFonts w:ascii="Consolas" w:hAnsi="Consolas" w:cs="宋体"/>
          <w:color w:val="A5D6FF"/>
          <w:kern w:val="0"/>
          <w:szCs w:val="21"/>
        </w:rPr>
        <w:t>"</w:t>
      </w:r>
      <w:r w:rsidRPr="00141CAC">
        <w:rPr>
          <w:rFonts w:ascii="Consolas" w:hAnsi="Consolas" w:cs="宋体"/>
          <w:color w:val="A5D6FF"/>
          <w:kern w:val="0"/>
          <w:szCs w:val="21"/>
        </w:rPr>
        <w:t>高斯滤波</w:t>
      </w:r>
      <w:r w:rsidRPr="00141CAC">
        <w:rPr>
          <w:rFonts w:ascii="Consolas" w:hAnsi="Consolas" w:cs="宋体"/>
          <w:color w:val="A5D6FF"/>
          <w:kern w:val="0"/>
          <w:szCs w:val="21"/>
        </w:rPr>
        <w:t xml:space="preserve"> 3×3    :"</w:t>
      </w: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calculate_metrics</w:t>
      </w:r>
      <w:proofErr w:type="spellEnd"/>
      <w:r w:rsidRPr="00141CAC">
        <w:rPr>
          <w:rFonts w:ascii="Consolas" w:hAnsi="Consolas" w:cs="宋体"/>
          <w:color w:val="BBBEBF"/>
          <w:kern w:val="0"/>
          <w:szCs w:val="21"/>
        </w:rPr>
        <w:t>(gray, g1))</w:t>
      </w:r>
    </w:p>
    <w:p w14:paraId="402B94F0"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r w:rsidRPr="00141CAC">
        <w:rPr>
          <w:rFonts w:ascii="Consolas" w:hAnsi="Consolas" w:cs="宋体"/>
          <w:color w:val="DCDCAA"/>
          <w:kern w:val="0"/>
          <w:szCs w:val="21"/>
        </w:rPr>
        <w:t>print</w:t>
      </w:r>
      <w:r w:rsidRPr="00141CAC">
        <w:rPr>
          <w:rFonts w:ascii="Consolas" w:hAnsi="Consolas" w:cs="宋体"/>
          <w:color w:val="BBBEBF"/>
          <w:kern w:val="0"/>
          <w:szCs w:val="21"/>
        </w:rPr>
        <w:t>(</w:t>
      </w:r>
      <w:r w:rsidRPr="00141CAC">
        <w:rPr>
          <w:rFonts w:ascii="Consolas" w:hAnsi="Consolas" w:cs="宋体"/>
          <w:color w:val="A5D6FF"/>
          <w:kern w:val="0"/>
          <w:szCs w:val="21"/>
        </w:rPr>
        <w:t>"</w:t>
      </w:r>
      <w:r w:rsidRPr="00141CAC">
        <w:rPr>
          <w:rFonts w:ascii="Consolas" w:hAnsi="Consolas" w:cs="宋体"/>
          <w:color w:val="A5D6FF"/>
          <w:kern w:val="0"/>
          <w:szCs w:val="21"/>
        </w:rPr>
        <w:t>高斯滤波</w:t>
      </w:r>
      <w:r w:rsidRPr="00141CAC">
        <w:rPr>
          <w:rFonts w:ascii="Consolas" w:hAnsi="Consolas" w:cs="宋体"/>
          <w:color w:val="A5D6FF"/>
          <w:kern w:val="0"/>
          <w:szCs w:val="21"/>
        </w:rPr>
        <w:t xml:space="preserve"> 5×5    :"</w:t>
      </w: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calculate_metrics</w:t>
      </w:r>
      <w:proofErr w:type="spellEnd"/>
      <w:r w:rsidRPr="00141CAC">
        <w:rPr>
          <w:rFonts w:ascii="Consolas" w:hAnsi="Consolas" w:cs="宋体"/>
          <w:color w:val="BBBEBF"/>
          <w:kern w:val="0"/>
          <w:szCs w:val="21"/>
        </w:rPr>
        <w:t>(gray, g2))</w:t>
      </w:r>
    </w:p>
    <w:p w14:paraId="62FD8C2F"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r w:rsidRPr="00141CAC">
        <w:rPr>
          <w:rFonts w:ascii="Consolas" w:hAnsi="Consolas" w:cs="宋体"/>
          <w:color w:val="DCDCAA"/>
          <w:kern w:val="0"/>
          <w:szCs w:val="21"/>
        </w:rPr>
        <w:t>print</w:t>
      </w:r>
      <w:r w:rsidRPr="00141CAC">
        <w:rPr>
          <w:rFonts w:ascii="Consolas" w:hAnsi="Consolas" w:cs="宋体"/>
          <w:color w:val="BBBEBF"/>
          <w:kern w:val="0"/>
          <w:szCs w:val="21"/>
        </w:rPr>
        <w:t>(</w:t>
      </w:r>
      <w:r w:rsidRPr="00141CAC">
        <w:rPr>
          <w:rFonts w:ascii="Consolas" w:hAnsi="Consolas" w:cs="宋体"/>
          <w:color w:val="A5D6FF"/>
          <w:kern w:val="0"/>
          <w:szCs w:val="21"/>
        </w:rPr>
        <w:t>"</w:t>
      </w:r>
      <w:r w:rsidRPr="00141CAC">
        <w:rPr>
          <w:rFonts w:ascii="Consolas" w:hAnsi="Consolas" w:cs="宋体"/>
          <w:color w:val="A5D6FF"/>
          <w:kern w:val="0"/>
          <w:szCs w:val="21"/>
        </w:rPr>
        <w:t>中值滤波</w:t>
      </w:r>
      <w:r w:rsidRPr="00141CAC">
        <w:rPr>
          <w:rFonts w:ascii="Consolas" w:hAnsi="Consolas" w:cs="宋体"/>
          <w:color w:val="A5D6FF"/>
          <w:kern w:val="0"/>
          <w:szCs w:val="21"/>
        </w:rPr>
        <w:t xml:space="preserve"> 3×3    :"</w:t>
      </w: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calculate_metrics</w:t>
      </w:r>
      <w:proofErr w:type="spellEnd"/>
      <w:r w:rsidRPr="00141CAC">
        <w:rPr>
          <w:rFonts w:ascii="Consolas" w:hAnsi="Consolas" w:cs="宋体"/>
          <w:color w:val="BBBEBF"/>
          <w:kern w:val="0"/>
          <w:szCs w:val="21"/>
        </w:rPr>
        <w:t>(gray, md1))</w:t>
      </w:r>
    </w:p>
    <w:p w14:paraId="33F7CE7A"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r w:rsidRPr="00141CAC">
        <w:rPr>
          <w:rFonts w:ascii="Consolas" w:hAnsi="Consolas" w:cs="宋体"/>
          <w:color w:val="DCDCAA"/>
          <w:kern w:val="0"/>
          <w:szCs w:val="21"/>
        </w:rPr>
        <w:t>print</w:t>
      </w:r>
      <w:r w:rsidRPr="00141CAC">
        <w:rPr>
          <w:rFonts w:ascii="Consolas" w:hAnsi="Consolas" w:cs="宋体"/>
          <w:color w:val="BBBEBF"/>
          <w:kern w:val="0"/>
          <w:szCs w:val="21"/>
        </w:rPr>
        <w:t>(</w:t>
      </w:r>
      <w:r w:rsidRPr="00141CAC">
        <w:rPr>
          <w:rFonts w:ascii="Consolas" w:hAnsi="Consolas" w:cs="宋体"/>
          <w:color w:val="A5D6FF"/>
          <w:kern w:val="0"/>
          <w:szCs w:val="21"/>
        </w:rPr>
        <w:t>"</w:t>
      </w:r>
      <w:r w:rsidRPr="00141CAC">
        <w:rPr>
          <w:rFonts w:ascii="Consolas" w:hAnsi="Consolas" w:cs="宋体"/>
          <w:color w:val="A5D6FF"/>
          <w:kern w:val="0"/>
          <w:szCs w:val="21"/>
        </w:rPr>
        <w:t>中值滤波</w:t>
      </w:r>
      <w:r w:rsidRPr="00141CAC">
        <w:rPr>
          <w:rFonts w:ascii="Consolas" w:hAnsi="Consolas" w:cs="宋体"/>
          <w:color w:val="A5D6FF"/>
          <w:kern w:val="0"/>
          <w:szCs w:val="21"/>
        </w:rPr>
        <w:t xml:space="preserve"> 5×5    :"</w:t>
      </w: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calculate_metrics</w:t>
      </w:r>
      <w:proofErr w:type="spellEnd"/>
      <w:r w:rsidRPr="00141CAC">
        <w:rPr>
          <w:rFonts w:ascii="Consolas" w:hAnsi="Consolas" w:cs="宋体"/>
          <w:color w:val="BBBEBF"/>
          <w:kern w:val="0"/>
          <w:szCs w:val="21"/>
        </w:rPr>
        <w:t>(gray, md2))</w:t>
      </w:r>
    </w:p>
    <w:p w14:paraId="44B8EB46"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r w:rsidRPr="00141CAC">
        <w:rPr>
          <w:rFonts w:ascii="Consolas" w:hAnsi="Consolas" w:cs="宋体"/>
          <w:color w:val="DCDCAA"/>
          <w:kern w:val="0"/>
          <w:szCs w:val="21"/>
        </w:rPr>
        <w:t>print</w:t>
      </w:r>
      <w:r w:rsidRPr="00141CAC">
        <w:rPr>
          <w:rFonts w:ascii="Consolas" w:hAnsi="Consolas" w:cs="宋体"/>
          <w:color w:val="BBBEBF"/>
          <w:kern w:val="0"/>
          <w:szCs w:val="21"/>
        </w:rPr>
        <w:t>(</w:t>
      </w:r>
      <w:r w:rsidRPr="00141CAC">
        <w:rPr>
          <w:rFonts w:ascii="Consolas" w:hAnsi="Consolas" w:cs="宋体"/>
          <w:color w:val="A5D6FF"/>
          <w:kern w:val="0"/>
          <w:szCs w:val="21"/>
        </w:rPr>
        <w:t>"</w:t>
      </w:r>
      <w:r w:rsidRPr="00141CAC">
        <w:rPr>
          <w:rFonts w:ascii="Consolas" w:hAnsi="Consolas" w:cs="宋体"/>
          <w:color w:val="A5D6FF"/>
          <w:kern w:val="0"/>
          <w:szCs w:val="21"/>
        </w:rPr>
        <w:t>拉普拉斯锐化</w:t>
      </w:r>
      <w:r w:rsidRPr="00141CAC">
        <w:rPr>
          <w:rFonts w:ascii="Consolas" w:hAnsi="Consolas" w:cs="宋体"/>
          <w:color w:val="A5D6FF"/>
          <w:kern w:val="0"/>
          <w:szCs w:val="21"/>
        </w:rPr>
        <w:t xml:space="preserve">    :"</w:t>
      </w: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calculate_metrics</w:t>
      </w:r>
      <w:proofErr w:type="spellEnd"/>
      <w:r w:rsidRPr="00141CAC">
        <w:rPr>
          <w:rFonts w:ascii="Consolas" w:hAnsi="Consolas" w:cs="宋体"/>
          <w:color w:val="BBBEBF"/>
          <w:kern w:val="0"/>
          <w:szCs w:val="21"/>
        </w:rPr>
        <w:t>(gray, sharp))</w:t>
      </w:r>
    </w:p>
    <w:p w14:paraId="0526A4D0"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r w:rsidRPr="00141CAC">
        <w:rPr>
          <w:rFonts w:ascii="Consolas" w:hAnsi="Consolas" w:cs="宋体"/>
          <w:color w:val="DCDCAA"/>
          <w:kern w:val="0"/>
          <w:szCs w:val="21"/>
        </w:rPr>
        <w:t>print</w:t>
      </w:r>
      <w:r w:rsidRPr="00141CAC">
        <w:rPr>
          <w:rFonts w:ascii="Consolas" w:hAnsi="Consolas" w:cs="宋体"/>
          <w:color w:val="BBBEBF"/>
          <w:kern w:val="0"/>
          <w:szCs w:val="21"/>
        </w:rPr>
        <w:t>(</w:t>
      </w:r>
      <w:r w:rsidRPr="00141CAC">
        <w:rPr>
          <w:rFonts w:ascii="Consolas" w:hAnsi="Consolas" w:cs="宋体"/>
          <w:color w:val="A5D6FF"/>
          <w:kern w:val="0"/>
          <w:szCs w:val="21"/>
        </w:rPr>
        <w:t>"</w:t>
      </w:r>
      <w:r w:rsidRPr="00141CAC">
        <w:rPr>
          <w:rFonts w:ascii="Consolas" w:hAnsi="Consolas" w:cs="宋体"/>
          <w:color w:val="A5D6FF"/>
          <w:kern w:val="0"/>
          <w:szCs w:val="21"/>
        </w:rPr>
        <w:t>滤波</w:t>
      </w:r>
      <w:r w:rsidRPr="00141CAC">
        <w:rPr>
          <w:rFonts w:ascii="Consolas" w:hAnsi="Consolas" w:cs="宋体"/>
          <w:color w:val="A5D6FF"/>
          <w:kern w:val="0"/>
          <w:szCs w:val="21"/>
        </w:rPr>
        <w:t>→</w:t>
      </w:r>
      <w:r w:rsidRPr="00141CAC">
        <w:rPr>
          <w:rFonts w:ascii="Consolas" w:hAnsi="Consolas" w:cs="宋体"/>
          <w:color w:val="A5D6FF"/>
          <w:kern w:val="0"/>
          <w:szCs w:val="21"/>
        </w:rPr>
        <w:t>均衡</w:t>
      </w:r>
      <w:r w:rsidRPr="00141CAC">
        <w:rPr>
          <w:rFonts w:ascii="Consolas" w:hAnsi="Consolas" w:cs="宋体"/>
          <w:color w:val="A5D6FF"/>
          <w:kern w:val="0"/>
          <w:szCs w:val="21"/>
        </w:rPr>
        <w:t xml:space="preserve">       :"</w:t>
      </w: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calculate_metrics</w:t>
      </w:r>
      <w:proofErr w:type="spellEnd"/>
      <w:r w:rsidRPr="00141CAC">
        <w:rPr>
          <w:rFonts w:ascii="Consolas" w:hAnsi="Consolas" w:cs="宋体"/>
          <w:color w:val="BBBEBF"/>
          <w:kern w:val="0"/>
          <w:szCs w:val="21"/>
        </w:rPr>
        <w:t xml:space="preserve">(gray, </w:t>
      </w:r>
      <w:proofErr w:type="spellStart"/>
      <w:r w:rsidRPr="00141CAC">
        <w:rPr>
          <w:rFonts w:ascii="Consolas" w:hAnsi="Consolas" w:cs="宋体"/>
          <w:color w:val="BBBEBF"/>
          <w:kern w:val="0"/>
          <w:szCs w:val="21"/>
        </w:rPr>
        <w:t>fe</w:t>
      </w:r>
      <w:proofErr w:type="spellEnd"/>
      <w:r w:rsidRPr="00141CAC">
        <w:rPr>
          <w:rFonts w:ascii="Consolas" w:hAnsi="Consolas" w:cs="宋体"/>
          <w:color w:val="BBBEBF"/>
          <w:kern w:val="0"/>
          <w:szCs w:val="21"/>
        </w:rPr>
        <w:t>))</w:t>
      </w:r>
    </w:p>
    <w:p w14:paraId="368D84DF"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r w:rsidRPr="00141CAC">
        <w:rPr>
          <w:rFonts w:ascii="Consolas" w:hAnsi="Consolas" w:cs="宋体"/>
          <w:color w:val="DCDCAA"/>
          <w:kern w:val="0"/>
          <w:szCs w:val="21"/>
        </w:rPr>
        <w:t>print</w:t>
      </w:r>
      <w:r w:rsidRPr="00141CAC">
        <w:rPr>
          <w:rFonts w:ascii="Consolas" w:hAnsi="Consolas" w:cs="宋体"/>
          <w:color w:val="BBBEBF"/>
          <w:kern w:val="0"/>
          <w:szCs w:val="21"/>
        </w:rPr>
        <w:t>(</w:t>
      </w:r>
      <w:r w:rsidRPr="00141CAC">
        <w:rPr>
          <w:rFonts w:ascii="Consolas" w:hAnsi="Consolas" w:cs="宋体"/>
          <w:color w:val="A5D6FF"/>
          <w:kern w:val="0"/>
          <w:szCs w:val="21"/>
        </w:rPr>
        <w:t>"</w:t>
      </w:r>
      <w:r w:rsidRPr="00141CAC">
        <w:rPr>
          <w:rFonts w:ascii="Consolas" w:hAnsi="Consolas" w:cs="宋体"/>
          <w:color w:val="A5D6FF"/>
          <w:kern w:val="0"/>
          <w:szCs w:val="21"/>
        </w:rPr>
        <w:t>均衡</w:t>
      </w:r>
      <w:r w:rsidRPr="00141CAC">
        <w:rPr>
          <w:rFonts w:ascii="Consolas" w:hAnsi="Consolas" w:cs="宋体"/>
          <w:color w:val="A5D6FF"/>
          <w:kern w:val="0"/>
          <w:szCs w:val="21"/>
        </w:rPr>
        <w:t>→</w:t>
      </w:r>
      <w:r w:rsidRPr="00141CAC">
        <w:rPr>
          <w:rFonts w:ascii="Consolas" w:hAnsi="Consolas" w:cs="宋体"/>
          <w:color w:val="A5D6FF"/>
          <w:kern w:val="0"/>
          <w:szCs w:val="21"/>
        </w:rPr>
        <w:t>滤波</w:t>
      </w:r>
      <w:r w:rsidRPr="00141CAC">
        <w:rPr>
          <w:rFonts w:ascii="Consolas" w:hAnsi="Consolas" w:cs="宋体"/>
          <w:color w:val="A5D6FF"/>
          <w:kern w:val="0"/>
          <w:szCs w:val="21"/>
        </w:rPr>
        <w:t xml:space="preserve">       :"</w:t>
      </w: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calculate_metrics</w:t>
      </w:r>
      <w:proofErr w:type="spellEnd"/>
      <w:r w:rsidRPr="00141CAC">
        <w:rPr>
          <w:rFonts w:ascii="Consolas" w:hAnsi="Consolas" w:cs="宋体"/>
          <w:color w:val="BBBEBF"/>
          <w:kern w:val="0"/>
          <w:szCs w:val="21"/>
        </w:rPr>
        <w:t xml:space="preserve">(gray, </w:t>
      </w:r>
      <w:proofErr w:type="spellStart"/>
      <w:r w:rsidRPr="00141CAC">
        <w:rPr>
          <w:rFonts w:ascii="Consolas" w:hAnsi="Consolas" w:cs="宋体"/>
          <w:color w:val="BBBEBF"/>
          <w:kern w:val="0"/>
          <w:szCs w:val="21"/>
        </w:rPr>
        <w:t>ef</w:t>
      </w:r>
      <w:proofErr w:type="spellEnd"/>
      <w:r w:rsidRPr="00141CAC">
        <w:rPr>
          <w:rFonts w:ascii="Consolas" w:hAnsi="Consolas" w:cs="宋体"/>
          <w:color w:val="BBBEBF"/>
          <w:kern w:val="0"/>
          <w:szCs w:val="21"/>
        </w:rPr>
        <w:t>))</w:t>
      </w:r>
    </w:p>
    <w:p w14:paraId="6E2F3986"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p>
    <w:p w14:paraId="24BEB3B5"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r w:rsidRPr="00141CAC">
        <w:rPr>
          <w:rFonts w:ascii="Consolas" w:hAnsi="Consolas" w:cs="宋体"/>
          <w:color w:val="8B949E"/>
          <w:kern w:val="0"/>
          <w:szCs w:val="21"/>
        </w:rPr>
        <w:t xml:space="preserve"># </w:t>
      </w:r>
      <w:r w:rsidRPr="00141CAC">
        <w:rPr>
          <w:rFonts w:ascii="Consolas" w:hAnsi="Consolas" w:cs="宋体"/>
          <w:color w:val="8B949E"/>
          <w:kern w:val="0"/>
          <w:szCs w:val="21"/>
        </w:rPr>
        <w:t>保存图片</w:t>
      </w:r>
    </w:p>
    <w:p w14:paraId="4300DB21"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plot_</w:t>
      </w:r>
      <w:proofErr w:type="gramStart"/>
      <w:r w:rsidRPr="00141CAC">
        <w:rPr>
          <w:rFonts w:ascii="Consolas" w:hAnsi="Consolas" w:cs="宋体"/>
          <w:color w:val="BBBEBF"/>
          <w:kern w:val="0"/>
          <w:szCs w:val="21"/>
        </w:rPr>
        <w:t>results</w:t>
      </w:r>
      <w:proofErr w:type="spellEnd"/>
      <w:r w:rsidRPr="00141CAC">
        <w:rPr>
          <w:rFonts w:ascii="Consolas" w:hAnsi="Consolas" w:cs="宋体"/>
          <w:color w:val="BBBEBF"/>
          <w:kern w:val="0"/>
          <w:szCs w:val="21"/>
        </w:rPr>
        <w:t>(</w:t>
      </w:r>
      <w:proofErr w:type="gramEnd"/>
      <w:r w:rsidRPr="00141CAC">
        <w:rPr>
          <w:rFonts w:ascii="Consolas" w:hAnsi="Consolas" w:cs="宋体"/>
          <w:color w:val="BBBEBF"/>
          <w:kern w:val="0"/>
          <w:szCs w:val="21"/>
        </w:rPr>
        <w:t>gray, [eq1, cl1, cl2], [</w:t>
      </w:r>
      <w:r w:rsidRPr="00141CAC">
        <w:rPr>
          <w:rFonts w:ascii="Consolas" w:hAnsi="Consolas" w:cs="宋体"/>
          <w:color w:val="A5D6FF"/>
          <w:kern w:val="0"/>
          <w:szCs w:val="21"/>
        </w:rPr>
        <w:t>"</w:t>
      </w:r>
      <w:proofErr w:type="spellStart"/>
      <w:r w:rsidRPr="00141CAC">
        <w:rPr>
          <w:rFonts w:ascii="Consolas" w:hAnsi="Consolas" w:cs="宋体"/>
          <w:color w:val="A5D6FF"/>
          <w:kern w:val="0"/>
          <w:szCs w:val="21"/>
        </w:rPr>
        <w:t>MyHist</w:t>
      </w:r>
      <w:proofErr w:type="spellEnd"/>
      <w:r w:rsidRPr="00141CAC">
        <w:rPr>
          <w:rFonts w:ascii="Consolas" w:hAnsi="Consolas" w:cs="宋体"/>
          <w:color w:val="A5D6FF"/>
          <w:kern w:val="0"/>
          <w:szCs w:val="21"/>
        </w:rPr>
        <w:t>"</w:t>
      </w:r>
      <w:r w:rsidRPr="00141CAC">
        <w:rPr>
          <w:rFonts w:ascii="Consolas" w:hAnsi="Consolas" w:cs="宋体"/>
          <w:color w:val="BBBEBF"/>
          <w:kern w:val="0"/>
          <w:szCs w:val="21"/>
        </w:rPr>
        <w:t xml:space="preserve">, </w:t>
      </w:r>
      <w:r w:rsidRPr="00141CAC">
        <w:rPr>
          <w:rFonts w:ascii="Consolas" w:hAnsi="Consolas" w:cs="宋体"/>
          <w:color w:val="A5D6FF"/>
          <w:kern w:val="0"/>
          <w:szCs w:val="21"/>
        </w:rPr>
        <w:t>"CLAHE2"</w:t>
      </w:r>
      <w:r w:rsidRPr="00141CAC">
        <w:rPr>
          <w:rFonts w:ascii="Consolas" w:hAnsi="Consolas" w:cs="宋体"/>
          <w:color w:val="BBBEBF"/>
          <w:kern w:val="0"/>
          <w:szCs w:val="21"/>
        </w:rPr>
        <w:t xml:space="preserve">, </w:t>
      </w:r>
      <w:r w:rsidRPr="00141CAC">
        <w:rPr>
          <w:rFonts w:ascii="Consolas" w:hAnsi="Consolas" w:cs="宋体"/>
          <w:color w:val="A5D6FF"/>
          <w:kern w:val="0"/>
          <w:szCs w:val="21"/>
        </w:rPr>
        <w:t>"CLAHE4"</w:t>
      </w: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output_dir</w:t>
      </w:r>
      <w:proofErr w:type="spellEnd"/>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img_name</w:t>
      </w:r>
      <w:proofErr w:type="spellEnd"/>
      <w:r w:rsidRPr="00141CAC">
        <w:rPr>
          <w:rFonts w:ascii="Consolas" w:hAnsi="Consolas" w:cs="宋体"/>
          <w:color w:val="BBBEBF"/>
          <w:kern w:val="0"/>
          <w:szCs w:val="21"/>
        </w:rPr>
        <w:t>)</w:t>
      </w:r>
    </w:p>
    <w:p w14:paraId="12E3598E"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plot_</w:t>
      </w:r>
      <w:proofErr w:type="gramStart"/>
      <w:r w:rsidRPr="00141CAC">
        <w:rPr>
          <w:rFonts w:ascii="Consolas" w:hAnsi="Consolas" w:cs="宋体"/>
          <w:color w:val="BBBEBF"/>
          <w:kern w:val="0"/>
          <w:szCs w:val="21"/>
        </w:rPr>
        <w:t>results</w:t>
      </w:r>
      <w:proofErr w:type="spellEnd"/>
      <w:r w:rsidRPr="00141CAC">
        <w:rPr>
          <w:rFonts w:ascii="Consolas" w:hAnsi="Consolas" w:cs="宋体"/>
          <w:color w:val="BBBEBF"/>
          <w:kern w:val="0"/>
          <w:szCs w:val="21"/>
        </w:rPr>
        <w:t>(</w:t>
      </w:r>
      <w:proofErr w:type="gramEnd"/>
      <w:r w:rsidRPr="00141CAC">
        <w:rPr>
          <w:rFonts w:ascii="Consolas" w:hAnsi="Consolas" w:cs="宋体"/>
          <w:color w:val="BBBEBF"/>
          <w:kern w:val="0"/>
          <w:szCs w:val="21"/>
        </w:rPr>
        <w:t>gray, [m1, m2, g1, g2, md1, md2], [</w:t>
      </w:r>
      <w:r w:rsidRPr="00141CAC">
        <w:rPr>
          <w:rFonts w:ascii="Consolas" w:hAnsi="Consolas" w:cs="宋体"/>
          <w:color w:val="A5D6FF"/>
          <w:kern w:val="0"/>
          <w:szCs w:val="21"/>
        </w:rPr>
        <w:t>"Mean3"</w:t>
      </w:r>
      <w:r w:rsidRPr="00141CAC">
        <w:rPr>
          <w:rFonts w:ascii="Consolas" w:hAnsi="Consolas" w:cs="宋体"/>
          <w:color w:val="BBBEBF"/>
          <w:kern w:val="0"/>
          <w:szCs w:val="21"/>
        </w:rPr>
        <w:t>,</w:t>
      </w:r>
      <w:r w:rsidRPr="00141CAC">
        <w:rPr>
          <w:rFonts w:ascii="Consolas" w:hAnsi="Consolas" w:cs="宋体"/>
          <w:color w:val="A5D6FF"/>
          <w:kern w:val="0"/>
          <w:szCs w:val="21"/>
        </w:rPr>
        <w:t>"Mean5"</w:t>
      </w:r>
      <w:r w:rsidRPr="00141CAC">
        <w:rPr>
          <w:rFonts w:ascii="Consolas" w:hAnsi="Consolas" w:cs="宋体"/>
          <w:color w:val="BBBEBF"/>
          <w:kern w:val="0"/>
          <w:szCs w:val="21"/>
        </w:rPr>
        <w:t>,</w:t>
      </w:r>
      <w:r w:rsidRPr="00141CAC">
        <w:rPr>
          <w:rFonts w:ascii="Consolas" w:hAnsi="Consolas" w:cs="宋体"/>
          <w:color w:val="A5D6FF"/>
          <w:kern w:val="0"/>
          <w:szCs w:val="21"/>
        </w:rPr>
        <w:t>"Gauss3"</w:t>
      </w:r>
      <w:r w:rsidRPr="00141CAC">
        <w:rPr>
          <w:rFonts w:ascii="Consolas" w:hAnsi="Consolas" w:cs="宋体"/>
          <w:color w:val="BBBEBF"/>
          <w:kern w:val="0"/>
          <w:szCs w:val="21"/>
        </w:rPr>
        <w:t>,</w:t>
      </w:r>
      <w:r w:rsidRPr="00141CAC">
        <w:rPr>
          <w:rFonts w:ascii="Consolas" w:hAnsi="Consolas" w:cs="宋体"/>
          <w:color w:val="A5D6FF"/>
          <w:kern w:val="0"/>
          <w:szCs w:val="21"/>
        </w:rPr>
        <w:t>"Gauss5"</w:t>
      </w:r>
      <w:r w:rsidRPr="00141CAC">
        <w:rPr>
          <w:rFonts w:ascii="Consolas" w:hAnsi="Consolas" w:cs="宋体"/>
          <w:color w:val="BBBEBF"/>
          <w:kern w:val="0"/>
          <w:szCs w:val="21"/>
        </w:rPr>
        <w:t>,</w:t>
      </w:r>
      <w:r w:rsidRPr="00141CAC">
        <w:rPr>
          <w:rFonts w:ascii="Consolas" w:hAnsi="Consolas" w:cs="宋体"/>
          <w:color w:val="A5D6FF"/>
          <w:kern w:val="0"/>
          <w:szCs w:val="21"/>
        </w:rPr>
        <w:t>"Med3"</w:t>
      </w:r>
      <w:r w:rsidRPr="00141CAC">
        <w:rPr>
          <w:rFonts w:ascii="Consolas" w:hAnsi="Consolas" w:cs="宋体"/>
          <w:color w:val="BBBEBF"/>
          <w:kern w:val="0"/>
          <w:szCs w:val="21"/>
        </w:rPr>
        <w:t>,</w:t>
      </w:r>
      <w:r w:rsidRPr="00141CAC">
        <w:rPr>
          <w:rFonts w:ascii="Consolas" w:hAnsi="Consolas" w:cs="宋体"/>
          <w:color w:val="A5D6FF"/>
          <w:kern w:val="0"/>
          <w:szCs w:val="21"/>
        </w:rPr>
        <w:t>"Med5"</w:t>
      </w: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output_dir</w:t>
      </w:r>
      <w:proofErr w:type="spellEnd"/>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img_name</w:t>
      </w:r>
      <w:proofErr w:type="spellEnd"/>
      <w:r w:rsidRPr="00141CAC">
        <w:rPr>
          <w:rFonts w:ascii="Consolas" w:hAnsi="Consolas" w:cs="宋体"/>
          <w:color w:val="BBBEBF"/>
          <w:kern w:val="0"/>
          <w:szCs w:val="21"/>
        </w:rPr>
        <w:t>)</w:t>
      </w:r>
    </w:p>
    <w:p w14:paraId="36EF6AE3"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plot_</w:t>
      </w:r>
      <w:proofErr w:type="gramStart"/>
      <w:r w:rsidRPr="00141CAC">
        <w:rPr>
          <w:rFonts w:ascii="Consolas" w:hAnsi="Consolas" w:cs="宋体"/>
          <w:color w:val="BBBEBF"/>
          <w:kern w:val="0"/>
          <w:szCs w:val="21"/>
        </w:rPr>
        <w:t>results</w:t>
      </w:r>
      <w:proofErr w:type="spellEnd"/>
      <w:r w:rsidRPr="00141CAC">
        <w:rPr>
          <w:rFonts w:ascii="Consolas" w:hAnsi="Consolas" w:cs="宋体"/>
          <w:color w:val="BBBEBF"/>
          <w:kern w:val="0"/>
          <w:szCs w:val="21"/>
        </w:rPr>
        <w:t>(</w:t>
      </w:r>
      <w:proofErr w:type="gramEnd"/>
      <w:r w:rsidRPr="00141CAC">
        <w:rPr>
          <w:rFonts w:ascii="Consolas" w:hAnsi="Consolas" w:cs="宋体"/>
          <w:color w:val="BBBEBF"/>
          <w:kern w:val="0"/>
          <w:szCs w:val="21"/>
        </w:rPr>
        <w:t xml:space="preserve">gray, [sharp, </w:t>
      </w:r>
      <w:proofErr w:type="spellStart"/>
      <w:r w:rsidRPr="00141CAC">
        <w:rPr>
          <w:rFonts w:ascii="Consolas" w:hAnsi="Consolas" w:cs="宋体"/>
          <w:color w:val="BBBEBF"/>
          <w:kern w:val="0"/>
          <w:szCs w:val="21"/>
        </w:rPr>
        <w:t>fe</w:t>
      </w:r>
      <w:proofErr w:type="spellEnd"/>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ef</w:t>
      </w:r>
      <w:proofErr w:type="spellEnd"/>
      <w:r w:rsidRPr="00141CAC">
        <w:rPr>
          <w:rFonts w:ascii="Consolas" w:hAnsi="Consolas" w:cs="宋体"/>
          <w:color w:val="BBBEBF"/>
          <w:kern w:val="0"/>
          <w:szCs w:val="21"/>
        </w:rPr>
        <w:t>], [</w:t>
      </w:r>
      <w:r w:rsidRPr="00141CAC">
        <w:rPr>
          <w:rFonts w:ascii="Consolas" w:hAnsi="Consolas" w:cs="宋体"/>
          <w:color w:val="A5D6FF"/>
          <w:kern w:val="0"/>
          <w:szCs w:val="21"/>
        </w:rPr>
        <w:t>"Sharpen"</w:t>
      </w:r>
      <w:r w:rsidRPr="00141CAC">
        <w:rPr>
          <w:rFonts w:ascii="Consolas" w:hAnsi="Consolas" w:cs="宋体"/>
          <w:color w:val="BBBEBF"/>
          <w:kern w:val="0"/>
          <w:szCs w:val="21"/>
        </w:rPr>
        <w:t xml:space="preserve">, </w:t>
      </w:r>
      <w:r w:rsidRPr="00141CAC">
        <w:rPr>
          <w:rFonts w:ascii="Consolas" w:hAnsi="Consolas" w:cs="宋体"/>
          <w:color w:val="A5D6FF"/>
          <w:kern w:val="0"/>
          <w:szCs w:val="21"/>
        </w:rPr>
        <w:t>"Filter-&gt;Eq"</w:t>
      </w:r>
      <w:r w:rsidRPr="00141CAC">
        <w:rPr>
          <w:rFonts w:ascii="Consolas" w:hAnsi="Consolas" w:cs="宋体"/>
          <w:color w:val="BBBEBF"/>
          <w:kern w:val="0"/>
          <w:szCs w:val="21"/>
        </w:rPr>
        <w:t xml:space="preserve">, </w:t>
      </w:r>
      <w:r w:rsidRPr="00141CAC">
        <w:rPr>
          <w:rFonts w:ascii="Consolas" w:hAnsi="Consolas" w:cs="宋体"/>
          <w:color w:val="A5D6FF"/>
          <w:kern w:val="0"/>
          <w:szCs w:val="21"/>
        </w:rPr>
        <w:t>"Eq-&gt;Filter"</w:t>
      </w:r>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output_dir</w:t>
      </w:r>
      <w:proofErr w:type="spellEnd"/>
      <w:r w:rsidRPr="00141CAC">
        <w:rPr>
          <w:rFonts w:ascii="Consolas" w:hAnsi="Consolas" w:cs="宋体"/>
          <w:color w:val="BBBEBF"/>
          <w:kern w:val="0"/>
          <w:szCs w:val="21"/>
        </w:rPr>
        <w:t xml:space="preserve">, </w:t>
      </w:r>
      <w:proofErr w:type="spellStart"/>
      <w:r w:rsidRPr="00141CAC">
        <w:rPr>
          <w:rFonts w:ascii="Consolas" w:hAnsi="Consolas" w:cs="宋体"/>
          <w:color w:val="BBBEBF"/>
          <w:kern w:val="0"/>
          <w:szCs w:val="21"/>
        </w:rPr>
        <w:t>img_name</w:t>
      </w:r>
      <w:proofErr w:type="spellEnd"/>
      <w:r w:rsidRPr="00141CAC">
        <w:rPr>
          <w:rFonts w:ascii="Consolas" w:hAnsi="Consolas" w:cs="宋体"/>
          <w:color w:val="BBBEBF"/>
          <w:kern w:val="0"/>
          <w:szCs w:val="21"/>
        </w:rPr>
        <w:t>)</w:t>
      </w:r>
    </w:p>
    <w:p w14:paraId="19E45930"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p>
    <w:p w14:paraId="683E4E4B" w14:textId="77777777" w:rsidR="00141CAC" w:rsidRPr="00141CAC" w:rsidRDefault="00141CAC" w:rsidP="00141CAC">
      <w:pPr>
        <w:widowControl/>
        <w:shd w:val="clear" w:color="auto" w:fill="121314"/>
        <w:spacing w:line="285" w:lineRule="atLeast"/>
        <w:jc w:val="left"/>
        <w:rPr>
          <w:rFonts w:ascii="Consolas" w:hAnsi="Consolas" w:cs="宋体"/>
          <w:color w:val="BBBEBF"/>
          <w:kern w:val="0"/>
          <w:szCs w:val="21"/>
        </w:rPr>
      </w:pPr>
      <w:r w:rsidRPr="00141CAC">
        <w:rPr>
          <w:rFonts w:ascii="Consolas" w:hAnsi="Consolas" w:cs="宋体"/>
          <w:color w:val="BBBEBF"/>
          <w:kern w:val="0"/>
          <w:szCs w:val="21"/>
        </w:rPr>
        <w:t xml:space="preserve">    </w:t>
      </w:r>
      <w:r w:rsidRPr="00141CAC">
        <w:rPr>
          <w:rFonts w:ascii="Consolas" w:hAnsi="Consolas" w:cs="宋体"/>
          <w:color w:val="DCDCAA"/>
          <w:kern w:val="0"/>
          <w:szCs w:val="21"/>
        </w:rPr>
        <w:t>print</w:t>
      </w:r>
      <w:r w:rsidRPr="00141CAC">
        <w:rPr>
          <w:rFonts w:ascii="Consolas" w:hAnsi="Consolas" w:cs="宋体"/>
          <w:color w:val="BBBEBF"/>
          <w:kern w:val="0"/>
          <w:szCs w:val="21"/>
        </w:rPr>
        <w:t>(</w:t>
      </w:r>
      <w:r w:rsidRPr="00141CAC">
        <w:rPr>
          <w:rFonts w:ascii="Consolas" w:hAnsi="Consolas" w:cs="宋体"/>
          <w:color w:val="A5D6FF"/>
          <w:kern w:val="0"/>
          <w:szCs w:val="21"/>
        </w:rPr>
        <w:t>"</w:t>
      </w:r>
      <w:r w:rsidRPr="00141CAC">
        <w:rPr>
          <w:rFonts w:ascii="Consolas" w:hAnsi="Consolas" w:cs="宋体"/>
          <w:color w:val="D7BA7D"/>
          <w:kern w:val="0"/>
          <w:szCs w:val="21"/>
        </w:rPr>
        <w:t>\n</w:t>
      </w:r>
      <w:r w:rsidRPr="00141CAC">
        <w:rPr>
          <w:rFonts w:ascii="Segoe UI Emoji" w:hAnsi="Segoe UI Emoji" w:cs="Segoe UI Emoji"/>
          <w:color w:val="A5D6FF"/>
          <w:kern w:val="0"/>
          <w:szCs w:val="21"/>
        </w:rPr>
        <w:t>🎉</w:t>
      </w:r>
      <w:r w:rsidRPr="00141CAC">
        <w:rPr>
          <w:rFonts w:ascii="Consolas" w:hAnsi="Consolas" w:cs="宋体"/>
          <w:color w:val="A5D6FF"/>
          <w:kern w:val="0"/>
          <w:szCs w:val="21"/>
        </w:rPr>
        <w:t xml:space="preserve"> </w:t>
      </w:r>
      <w:r w:rsidRPr="00141CAC">
        <w:rPr>
          <w:rFonts w:ascii="Consolas" w:hAnsi="Consolas" w:cs="宋体"/>
          <w:color w:val="A5D6FF"/>
          <w:kern w:val="0"/>
          <w:szCs w:val="21"/>
        </w:rPr>
        <w:t>全部运行完成！图片已保存到</w:t>
      </w:r>
      <w:r w:rsidRPr="00141CAC">
        <w:rPr>
          <w:rFonts w:ascii="Consolas" w:hAnsi="Consolas" w:cs="宋体"/>
          <w:color w:val="A5D6FF"/>
          <w:kern w:val="0"/>
          <w:szCs w:val="21"/>
        </w:rPr>
        <w:t xml:space="preserve"> experiment2_output"</w:t>
      </w:r>
      <w:r w:rsidRPr="00141CAC">
        <w:rPr>
          <w:rFonts w:ascii="Consolas" w:hAnsi="Consolas" w:cs="宋体"/>
          <w:color w:val="BBBEBF"/>
          <w:kern w:val="0"/>
          <w:szCs w:val="21"/>
        </w:rPr>
        <w:t>)</w:t>
      </w:r>
    </w:p>
    <w:p w14:paraId="7AE59881" w14:textId="77777777" w:rsidR="00141CAC" w:rsidRDefault="00141CAC" w:rsidP="00141CAC">
      <w:pPr>
        <w:spacing w:line="360" w:lineRule="auto"/>
        <w:ind w:left="720"/>
        <w:rPr>
          <w:b/>
          <w:sz w:val="28"/>
          <w:szCs w:val="28"/>
        </w:rPr>
      </w:pPr>
    </w:p>
    <w:p w14:paraId="3975E237" w14:textId="77777777" w:rsidR="002A48DB" w:rsidRDefault="002A48DB" w:rsidP="00141CAC">
      <w:pPr>
        <w:spacing w:line="360" w:lineRule="auto"/>
        <w:ind w:left="720"/>
        <w:rPr>
          <w:b/>
          <w:sz w:val="28"/>
          <w:szCs w:val="28"/>
        </w:rPr>
      </w:pPr>
    </w:p>
    <w:p w14:paraId="5446B261" w14:textId="4D4CCEC4" w:rsidR="002A48DB" w:rsidRPr="00AA0F04" w:rsidRDefault="002A48DB" w:rsidP="00141CAC">
      <w:pPr>
        <w:spacing w:line="360" w:lineRule="auto"/>
        <w:ind w:left="720"/>
        <w:rPr>
          <w:rFonts w:hint="eastAsia"/>
          <w:b/>
          <w:sz w:val="28"/>
          <w:szCs w:val="28"/>
        </w:rPr>
      </w:pPr>
    </w:p>
    <w:p w14:paraId="368CCECF" w14:textId="0C1B9B55" w:rsidR="00C9275E" w:rsidRDefault="00CD1BB4" w:rsidP="00C9275E">
      <w:pPr>
        <w:numPr>
          <w:ilvl w:val="0"/>
          <w:numId w:val="1"/>
        </w:numPr>
        <w:spacing w:line="360" w:lineRule="auto"/>
        <w:rPr>
          <w:b/>
          <w:sz w:val="28"/>
          <w:szCs w:val="28"/>
        </w:rPr>
      </w:pPr>
      <w:r w:rsidRPr="009F4685">
        <w:rPr>
          <w:rFonts w:hint="eastAsia"/>
          <w:b/>
          <w:sz w:val="28"/>
          <w:szCs w:val="28"/>
        </w:rPr>
        <w:lastRenderedPageBreak/>
        <w:t>实验结果</w:t>
      </w:r>
      <w:r w:rsidR="00C9275E">
        <w:rPr>
          <w:rFonts w:hint="eastAsia"/>
          <w:b/>
          <w:sz w:val="28"/>
          <w:szCs w:val="28"/>
        </w:rPr>
        <w:t>与分析</w:t>
      </w:r>
    </w:p>
    <w:p w14:paraId="6237102B" w14:textId="420A515A" w:rsidR="00C9275E" w:rsidRPr="00C9275E" w:rsidRDefault="00C9275E" w:rsidP="00C9275E">
      <w:pPr>
        <w:spacing w:line="360" w:lineRule="auto"/>
        <w:rPr>
          <w:rFonts w:hint="eastAsia"/>
          <w:b/>
          <w:sz w:val="24"/>
        </w:rPr>
      </w:pPr>
      <w:r w:rsidRPr="00C9275E">
        <w:rPr>
          <w:rFonts w:hint="eastAsia"/>
          <w:b/>
          <w:sz w:val="24"/>
        </w:rPr>
        <w:t>(1)</w:t>
      </w:r>
      <w:r w:rsidRPr="00C9275E">
        <w:rPr>
          <w:rFonts w:hint="eastAsia"/>
          <w:b/>
          <w:sz w:val="24"/>
        </w:rPr>
        <w:t xml:space="preserve"> </w:t>
      </w:r>
      <w:r w:rsidRPr="00C9275E">
        <w:rPr>
          <w:rFonts w:hint="eastAsia"/>
          <w:b/>
          <w:sz w:val="24"/>
        </w:rPr>
        <w:t>均衡类算法结果分析</w:t>
      </w:r>
    </w:p>
    <w:p w14:paraId="11290342" w14:textId="5D6889D9" w:rsidR="002A48DB" w:rsidRDefault="00986A4E" w:rsidP="002A48DB">
      <w:pPr>
        <w:spacing w:line="360" w:lineRule="auto"/>
        <w:rPr>
          <w:b/>
          <w:sz w:val="28"/>
          <w:szCs w:val="28"/>
        </w:rPr>
      </w:pPr>
      <w:r>
        <w:rPr>
          <w:b/>
          <w:noProof/>
          <w:sz w:val="28"/>
          <w:szCs w:val="28"/>
        </w:rPr>
        <w:drawing>
          <wp:inline distT="0" distB="0" distL="0" distR="0" wp14:anchorId="0E7D3120" wp14:editId="13BCDEE5">
            <wp:extent cx="5274310" cy="2637155"/>
            <wp:effectExtent l="0" t="0" r="2540" b="0"/>
            <wp:docPr id="59365364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53641" name="图片 59365364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2637155"/>
                    </a:xfrm>
                    <a:prstGeom prst="rect">
                      <a:avLst/>
                    </a:prstGeom>
                  </pic:spPr>
                </pic:pic>
              </a:graphicData>
            </a:graphic>
          </wp:inline>
        </w:drawing>
      </w:r>
    </w:p>
    <w:p w14:paraId="1AF1F596" w14:textId="7ED3824D" w:rsidR="00986A4E" w:rsidRDefault="00C9275E" w:rsidP="00986A4E">
      <w:pPr>
        <w:spacing w:line="360" w:lineRule="auto"/>
        <w:jc w:val="center"/>
        <w:rPr>
          <w:b/>
          <w:sz w:val="24"/>
        </w:rPr>
      </w:pPr>
      <w:proofErr w:type="spellStart"/>
      <w:r w:rsidRPr="00C9275E">
        <w:rPr>
          <w:b/>
          <w:sz w:val="24"/>
        </w:rPr>
        <w:t>L</w:t>
      </w:r>
      <w:r w:rsidRPr="00C9275E">
        <w:rPr>
          <w:rFonts w:hint="eastAsia"/>
          <w:b/>
          <w:sz w:val="24"/>
        </w:rPr>
        <w:t>ow_contrast_fac</w:t>
      </w:r>
      <w:r>
        <w:rPr>
          <w:rFonts w:hint="eastAsia"/>
          <w:b/>
          <w:sz w:val="24"/>
        </w:rPr>
        <w:t>e</w:t>
      </w:r>
      <w:r w:rsidR="00F52AB9">
        <w:rPr>
          <w:rFonts w:hint="eastAsia"/>
          <w:b/>
          <w:sz w:val="24"/>
        </w:rPr>
        <w:t>_MyHist</w:t>
      </w:r>
      <w:proofErr w:type="spellEnd"/>
      <w:r w:rsidR="00F52AB9">
        <w:rPr>
          <w:b/>
          <w:sz w:val="24"/>
        </w:rPr>
        <w:t xml:space="preserve"> </w:t>
      </w:r>
    </w:p>
    <w:p w14:paraId="278CEE24" w14:textId="539CAA87" w:rsidR="00986A4E" w:rsidRDefault="00986A4E" w:rsidP="00986A4E">
      <w:pPr>
        <w:spacing w:line="360" w:lineRule="auto"/>
        <w:jc w:val="center"/>
        <w:rPr>
          <w:rFonts w:hint="eastAsia"/>
          <w:b/>
          <w:sz w:val="24"/>
        </w:rPr>
      </w:pPr>
      <w:r>
        <w:rPr>
          <w:rFonts w:hint="eastAsia"/>
          <w:b/>
          <w:noProof/>
          <w:sz w:val="24"/>
        </w:rPr>
        <w:drawing>
          <wp:inline distT="0" distB="0" distL="0" distR="0" wp14:anchorId="3C46E92A" wp14:editId="2CF6D101">
            <wp:extent cx="5274310" cy="2637155"/>
            <wp:effectExtent l="0" t="0" r="2540" b="0"/>
            <wp:docPr id="78056116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61164" name="图片 78056116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637155"/>
                    </a:xfrm>
                    <a:prstGeom prst="rect">
                      <a:avLst/>
                    </a:prstGeom>
                  </pic:spPr>
                </pic:pic>
              </a:graphicData>
            </a:graphic>
          </wp:inline>
        </w:drawing>
      </w:r>
    </w:p>
    <w:p w14:paraId="446AB2CD" w14:textId="5A1D3BF3" w:rsidR="00986A4E" w:rsidRDefault="00986A4E" w:rsidP="00986A4E">
      <w:pPr>
        <w:spacing w:line="360" w:lineRule="auto"/>
        <w:jc w:val="center"/>
        <w:rPr>
          <w:rFonts w:hint="eastAsia"/>
          <w:b/>
          <w:sz w:val="24"/>
        </w:rPr>
      </w:pPr>
      <w:proofErr w:type="spellStart"/>
      <w:r w:rsidRPr="002A48DB">
        <w:rPr>
          <w:b/>
          <w:sz w:val="24"/>
        </w:rPr>
        <w:t>noisy_document</w:t>
      </w:r>
      <w:r w:rsidR="00F52AB9">
        <w:rPr>
          <w:rFonts w:hint="eastAsia"/>
          <w:b/>
          <w:sz w:val="24"/>
        </w:rPr>
        <w:t>_MyHist</w:t>
      </w:r>
      <w:proofErr w:type="spellEnd"/>
    </w:p>
    <w:p w14:paraId="3DFB94B2" w14:textId="56005D2E" w:rsidR="002A48DB" w:rsidRPr="00986A4E" w:rsidRDefault="00986A4E" w:rsidP="00986A4E">
      <w:pPr>
        <w:spacing w:line="360" w:lineRule="auto"/>
        <w:jc w:val="center"/>
        <w:rPr>
          <w:rFonts w:hint="eastAsia"/>
          <w:b/>
          <w:sz w:val="24"/>
        </w:rPr>
      </w:pPr>
      <w:r>
        <w:rPr>
          <w:b/>
          <w:noProof/>
          <w:sz w:val="24"/>
        </w:rPr>
        <w:lastRenderedPageBreak/>
        <w:drawing>
          <wp:inline distT="0" distB="0" distL="0" distR="0" wp14:anchorId="67039F3A" wp14:editId="35C3A0A6">
            <wp:extent cx="5274310" cy="2637155"/>
            <wp:effectExtent l="0" t="0" r="2540" b="0"/>
            <wp:docPr id="57447965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79657" name="图片 57447965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637155"/>
                    </a:xfrm>
                    <a:prstGeom prst="rect">
                      <a:avLst/>
                    </a:prstGeom>
                  </pic:spPr>
                </pic:pic>
              </a:graphicData>
            </a:graphic>
          </wp:inline>
        </w:drawing>
      </w:r>
      <w:r w:rsidR="00C9275E" w:rsidRPr="00C9275E">
        <w:rPr>
          <w:b/>
          <w:sz w:val="24"/>
        </w:rPr>
        <w:t xml:space="preserve"> </w:t>
      </w:r>
    </w:p>
    <w:p w14:paraId="4F7D6E97" w14:textId="4665BDCF" w:rsidR="00C9275E" w:rsidRPr="00C9275E" w:rsidRDefault="00C9275E" w:rsidP="00FB5906">
      <w:pPr>
        <w:spacing w:line="360" w:lineRule="auto"/>
        <w:jc w:val="center"/>
        <w:rPr>
          <w:rFonts w:hint="eastAsia"/>
          <w:b/>
          <w:sz w:val="24"/>
        </w:rPr>
      </w:pPr>
      <w:proofErr w:type="spellStart"/>
      <w:r w:rsidRPr="002A48DB">
        <w:rPr>
          <w:b/>
          <w:sz w:val="24"/>
        </w:rPr>
        <w:t>dark_landscape</w:t>
      </w:r>
      <w:r w:rsidR="00F52AB9">
        <w:rPr>
          <w:rFonts w:hint="eastAsia"/>
          <w:b/>
          <w:sz w:val="24"/>
        </w:rPr>
        <w:t>_MyHist</w:t>
      </w:r>
      <w:proofErr w:type="spellEnd"/>
      <w:r w:rsidR="00F52AB9" w:rsidRPr="00C9275E">
        <w:rPr>
          <w:rFonts w:hint="eastAsia"/>
          <w:b/>
          <w:sz w:val="24"/>
        </w:rPr>
        <w:t xml:space="preserve"> </w:t>
      </w:r>
    </w:p>
    <w:tbl>
      <w:tblPr>
        <w:tblStyle w:val="6-1"/>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1346"/>
        <w:gridCol w:w="2377"/>
        <w:gridCol w:w="2280"/>
        <w:gridCol w:w="2273"/>
      </w:tblGrid>
      <w:tr w:rsidR="002A48DB" w:rsidRPr="002A48DB" w14:paraId="0698CC1E" w14:textId="77777777" w:rsidTr="002A48DB">
        <w:tc>
          <w:tcPr>
            <w:tcW w:w="813" w:type="pct"/>
            <w:hideMark/>
          </w:tcPr>
          <w:p w14:paraId="77318B8F" w14:textId="77777777" w:rsidR="002A48DB" w:rsidRPr="002A48DB" w:rsidRDefault="002A48DB" w:rsidP="002A48DB">
            <w:pPr>
              <w:spacing w:line="360" w:lineRule="auto"/>
              <w:rPr>
                <w:b/>
                <w:bCs/>
                <w:color w:val="auto"/>
                <w:sz w:val="24"/>
              </w:rPr>
            </w:pPr>
            <w:r w:rsidRPr="002A48DB">
              <w:rPr>
                <w:b/>
                <w:bCs/>
                <w:color w:val="auto"/>
                <w:sz w:val="24"/>
              </w:rPr>
              <w:t>算法</w:t>
            </w:r>
          </w:p>
        </w:tc>
        <w:tc>
          <w:tcPr>
            <w:tcW w:w="1436" w:type="pct"/>
            <w:hideMark/>
          </w:tcPr>
          <w:p w14:paraId="42C3E848" w14:textId="77777777" w:rsidR="002A48DB" w:rsidRPr="002A48DB" w:rsidRDefault="002A48DB" w:rsidP="002A48DB">
            <w:pPr>
              <w:spacing w:line="360" w:lineRule="auto"/>
              <w:rPr>
                <w:b/>
                <w:bCs/>
                <w:color w:val="auto"/>
                <w:sz w:val="24"/>
              </w:rPr>
            </w:pPr>
            <w:proofErr w:type="spellStart"/>
            <w:r w:rsidRPr="002A48DB">
              <w:rPr>
                <w:b/>
                <w:bCs/>
                <w:color w:val="auto"/>
                <w:sz w:val="24"/>
              </w:rPr>
              <w:t>low_contrast_face</w:t>
            </w:r>
            <w:proofErr w:type="spellEnd"/>
          </w:p>
        </w:tc>
        <w:tc>
          <w:tcPr>
            <w:tcW w:w="0" w:type="auto"/>
            <w:hideMark/>
          </w:tcPr>
          <w:p w14:paraId="70B2EB65" w14:textId="77777777" w:rsidR="002A48DB" w:rsidRPr="002A48DB" w:rsidRDefault="002A48DB" w:rsidP="002A48DB">
            <w:pPr>
              <w:spacing w:line="360" w:lineRule="auto"/>
              <w:rPr>
                <w:b/>
                <w:bCs/>
                <w:color w:val="auto"/>
                <w:sz w:val="24"/>
              </w:rPr>
            </w:pPr>
            <w:proofErr w:type="spellStart"/>
            <w:r w:rsidRPr="002A48DB">
              <w:rPr>
                <w:b/>
                <w:bCs/>
                <w:color w:val="auto"/>
                <w:sz w:val="24"/>
              </w:rPr>
              <w:t>noisy_document</w:t>
            </w:r>
            <w:proofErr w:type="spellEnd"/>
          </w:p>
        </w:tc>
        <w:tc>
          <w:tcPr>
            <w:tcW w:w="0" w:type="auto"/>
            <w:hideMark/>
          </w:tcPr>
          <w:p w14:paraId="1AFD6859" w14:textId="77777777" w:rsidR="002A48DB" w:rsidRPr="002A48DB" w:rsidRDefault="002A48DB" w:rsidP="002A48DB">
            <w:pPr>
              <w:spacing w:line="360" w:lineRule="auto"/>
              <w:rPr>
                <w:b/>
                <w:bCs/>
                <w:color w:val="auto"/>
                <w:sz w:val="24"/>
              </w:rPr>
            </w:pPr>
            <w:proofErr w:type="spellStart"/>
            <w:r w:rsidRPr="002A48DB">
              <w:rPr>
                <w:b/>
                <w:bCs/>
                <w:color w:val="auto"/>
                <w:sz w:val="24"/>
              </w:rPr>
              <w:t>dark_landscape</w:t>
            </w:r>
            <w:proofErr w:type="spellEnd"/>
          </w:p>
        </w:tc>
      </w:tr>
      <w:tr w:rsidR="002A48DB" w:rsidRPr="002A48DB" w14:paraId="5E4058C1" w14:textId="77777777" w:rsidTr="002A48DB">
        <w:tc>
          <w:tcPr>
            <w:tcW w:w="813" w:type="pct"/>
            <w:hideMark/>
          </w:tcPr>
          <w:p w14:paraId="2EDB4DB4" w14:textId="2C3DDF70" w:rsidR="002A48DB" w:rsidRPr="002A48DB" w:rsidRDefault="002A48DB" w:rsidP="002A48DB">
            <w:pPr>
              <w:spacing w:line="360" w:lineRule="auto"/>
              <w:rPr>
                <w:b/>
                <w:color w:val="auto"/>
                <w:sz w:val="24"/>
              </w:rPr>
            </w:pPr>
            <w:r w:rsidRPr="002A48DB">
              <w:rPr>
                <w:b/>
                <w:color w:val="auto"/>
                <w:sz w:val="24"/>
              </w:rPr>
              <w:t>全局均衡</w:t>
            </w:r>
          </w:p>
        </w:tc>
        <w:tc>
          <w:tcPr>
            <w:tcW w:w="1436" w:type="pct"/>
            <w:hideMark/>
          </w:tcPr>
          <w:p w14:paraId="2E40ABB6" w14:textId="77777777" w:rsidR="002A48DB" w:rsidRPr="002A48DB" w:rsidRDefault="002A48DB" w:rsidP="002A48DB">
            <w:pPr>
              <w:spacing w:line="360" w:lineRule="auto"/>
              <w:rPr>
                <w:b/>
                <w:color w:val="auto"/>
                <w:sz w:val="24"/>
              </w:rPr>
            </w:pPr>
            <w:r w:rsidRPr="002A48DB">
              <w:rPr>
                <w:b/>
                <w:color w:val="auto"/>
                <w:sz w:val="24"/>
              </w:rPr>
              <w:t>PSNR=15.94dB, SSIM=0.8091</w:t>
            </w:r>
          </w:p>
        </w:tc>
        <w:tc>
          <w:tcPr>
            <w:tcW w:w="0" w:type="auto"/>
            <w:hideMark/>
          </w:tcPr>
          <w:p w14:paraId="02083D3D" w14:textId="77777777" w:rsidR="002A48DB" w:rsidRPr="002A48DB" w:rsidRDefault="002A48DB" w:rsidP="002A48DB">
            <w:pPr>
              <w:spacing w:line="360" w:lineRule="auto"/>
              <w:rPr>
                <w:b/>
                <w:color w:val="auto"/>
                <w:sz w:val="24"/>
              </w:rPr>
            </w:pPr>
            <w:r w:rsidRPr="002A48DB">
              <w:rPr>
                <w:b/>
                <w:color w:val="auto"/>
                <w:sz w:val="24"/>
              </w:rPr>
              <w:t>PSNR=13.76dB, SSIM=0.8236</w:t>
            </w:r>
          </w:p>
        </w:tc>
        <w:tc>
          <w:tcPr>
            <w:tcW w:w="0" w:type="auto"/>
            <w:hideMark/>
          </w:tcPr>
          <w:p w14:paraId="1121F1A7" w14:textId="77777777" w:rsidR="002A48DB" w:rsidRPr="002A48DB" w:rsidRDefault="002A48DB" w:rsidP="002A48DB">
            <w:pPr>
              <w:spacing w:line="360" w:lineRule="auto"/>
              <w:rPr>
                <w:b/>
                <w:color w:val="auto"/>
                <w:sz w:val="24"/>
              </w:rPr>
            </w:pPr>
            <w:r w:rsidRPr="002A48DB">
              <w:rPr>
                <w:b/>
                <w:color w:val="auto"/>
                <w:sz w:val="24"/>
              </w:rPr>
              <w:t>PSNR=12.66dB, SSIM=0.7112</w:t>
            </w:r>
          </w:p>
        </w:tc>
      </w:tr>
      <w:tr w:rsidR="002A48DB" w:rsidRPr="002A48DB" w14:paraId="7C04AF8D" w14:textId="77777777" w:rsidTr="002A48DB">
        <w:tc>
          <w:tcPr>
            <w:tcW w:w="813" w:type="pct"/>
            <w:hideMark/>
          </w:tcPr>
          <w:p w14:paraId="6599C0B9" w14:textId="77777777" w:rsidR="002A48DB" w:rsidRPr="002A48DB" w:rsidRDefault="002A48DB" w:rsidP="002A48DB">
            <w:pPr>
              <w:spacing w:line="360" w:lineRule="auto"/>
              <w:rPr>
                <w:b/>
                <w:color w:val="auto"/>
                <w:sz w:val="24"/>
              </w:rPr>
            </w:pPr>
            <w:r w:rsidRPr="002A48DB">
              <w:rPr>
                <w:b/>
                <w:color w:val="auto"/>
                <w:sz w:val="24"/>
              </w:rPr>
              <w:t>CLAHE 2.0</w:t>
            </w:r>
          </w:p>
        </w:tc>
        <w:tc>
          <w:tcPr>
            <w:tcW w:w="1436" w:type="pct"/>
            <w:hideMark/>
          </w:tcPr>
          <w:p w14:paraId="56836687" w14:textId="77777777" w:rsidR="002A48DB" w:rsidRPr="002A48DB" w:rsidRDefault="002A48DB" w:rsidP="002A48DB">
            <w:pPr>
              <w:spacing w:line="360" w:lineRule="auto"/>
              <w:rPr>
                <w:b/>
                <w:color w:val="auto"/>
                <w:sz w:val="24"/>
              </w:rPr>
            </w:pPr>
            <w:r w:rsidRPr="002A48DB">
              <w:rPr>
                <w:b/>
                <w:color w:val="auto"/>
                <w:sz w:val="24"/>
              </w:rPr>
              <w:t>PSNR=18.71dB, SSIM=0.8562</w:t>
            </w:r>
          </w:p>
        </w:tc>
        <w:tc>
          <w:tcPr>
            <w:tcW w:w="0" w:type="auto"/>
            <w:hideMark/>
          </w:tcPr>
          <w:p w14:paraId="0A012369" w14:textId="77777777" w:rsidR="002A48DB" w:rsidRPr="002A48DB" w:rsidRDefault="002A48DB" w:rsidP="002A48DB">
            <w:pPr>
              <w:spacing w:line="360" w:lineRule="auto"/>
              <w:rPr>
                <w:b/>
                <w:color w:val="auto"/>
                <w:sz w:val="24"/>
              </w:rPr>
            </w:pPr>
            <w:r w:rsidRPr="002A48DB">
              <w:rPr>
                <w:b/>
                <w:color w:val="auto"/>
                <w:sz w:val="24"/>
              </w:rPr>
              <w:t>PSNR=17.01dB, SSIM=0.8115</w:t>
            </w:r>
          </w:p>
        </w:tc>
        <w:tc>
          <w:tcPr>
            <w:tcW w:w="0" w:type="auto"/>
            <w:hideMark/>
          </w:tcPr>
          <w:p w14:paraId="68B828DE" w14:textId="77777777" w:rsidR="002A48DB" w:rsidRPr="002A48DB" w:rsidRDefault="002A48DB" w:rsidP="002A48DB">
            <w:pPr>
              <w:spacing w:line="360" w:lineRule="auto"/>
              <w:rPr>
                <w:b/>
                <w:color w:val="auto"/>
                <w:sz w:val="24"/>
              </w:rPr>
            </w:pPr>
            <w:r w:rsidRPr="002A48DB">
              <w:rPr>
                <w:b/>
                <w:color w:val="auto"/>
                <w:sz w:val="24"/>
              </w:rPr>
              <w:t>PSNR=22.34dB, SSIM=0.9015</w:t>
            </w:r>
          </w:p>
        </w:tc>
      </w:tr>
      <w:tr w:rsidR="002A48DB" w:rsidRPr="002A48DB" w14:paraId="398B925A" w14:textId="77777777" w:rsidTr="002A48DB">
        <w:tc>
          <w:tcPr>
            <w:tcW w:w="813" w:type="pct"/>
            <w:hideMark/>
          </w:tcPr>
          <w:p w14:paraId="5ACFAB6F" w14:textId="77777777" w:rsidR="002A48DB" w:rsidRPr="002A48DB" w:rsidRDefault="002A48DB" w:rsidP="002A48DB">
            <w:pPr>
              <w:spacing w:line="360" w:lineRule="auto"/>
              <w:rPr>
                <w:b/>
                <w:color w:val="auto"/>
                <w:sz w:val="24"/>
              </w:rPr>
            </w:pPr>
            <w:r w:rsidRPr="002A48DB">
              <w:rPr>
                <w:b/>
                <w:color w:val="auto"/>
                <w:sz w:val="24"/>
              </w:rPr>
              <w:t>CLAHE 4.0</w:t>
            </w:r>
          </w:p>
        </w:tc>
        <w:tc>
          <w:tcPr>
            <w:tcW w:w="1436" w:type="pct"/>
            <w:hideMark/>
          </w:tcPr>
          <w:p w14:paraId="6BF09ADC" w14:textId="77777777" w:rsidR="002A48DB" w:rsidRPr="002A48DB" w:rsidRDefault="002A48DB" w:rsidP="002A48DB">
            <w:pPr>
              <w:spacing w:line="360" w:lineRule="auto"/>
              <w:rPr>
                <w:b/>
                <w:color w:val="auto"/>
                <w:sz w:val="24"/>
              </w:rPr>
            </w:pPr>
            <w:r w:rsidRPr="002A48DB">
              <w:rPr>
                <w:b/>
                <w:color w:val="auto"/>
                <w:sz w:val="24"/>
              </w:rPr>
              <w:t>PSNR=14.58dB, SSIM=0.7099</w:t>
            </w:r>
          </w:p>
        </w:tc>
        <w:tc>
          <w:tcPr>
            <w:tcW w:w="0" w:type="auto"/>
            <w:hideMark/>
          </w:tcPr>
          <w:p w14:paraId="0871EC73" w14:textId="77777777" w:rsidR="002A48DB" w:rsidRPr="002A48DB" w:rsidRDefault="002A48DB" w:rsidP="002A48DB">
            <w:pPr>
              <w:spacing w:line="360" w:lineRule="auto"/>
              <w:rPr>
                <w:b/>
                <w:color w:val="auto"/>
                <w:sz w:val="24"/>
              </w:rPr>
            </w:pPr>
            <w:r w:rsidRPr="002A48DB">
              <w:rPr>
                <w:b/>
                <w:color w:val="auto"/>
                <w:sz w:val="24"/>
              </w:rPr>
              <w:t>PSNR=12.81dB, SSIM=0.6513</w:t>
            </w:r>
          </w:p>
        </w:tc>
        <w:tc>
          <w:tcPr>
            <w:tcW w:w="0" w:type="auto"/>
            <w:hideMark/>
          </w:tcPr>
          <w:p w14:paraId="1588BB71" w14:textId="77777777" w:rsidR="002A48DB" w:rsidRPr="002A48DB" w:rsidRDefault="002A48DB" w:rsidP="002A48DB">
            <w:pPr>
              <w:spacing w:line="360" w:lineRule="auto"/>
              <w:rPr>
                <w:b/>
                <w:color w:val="auto"/>
                <w:sz w:val="24"/>
              </w:rPr>
            </w:pPr>
            <w:r w:rsidRPr="002A48DB">
              <w:rPr>
                <w:b/>
                <w:color w:val="auto"/>
                <w:sz w:val="24"/>
              </w:rPr>
              <w:t>PSNR=17.61dB, SSIM=0.7659</w:t>
            </w:r>
          </w:p>
        </w:tc>
      </w:tr>
    </w:tbl>
    <w:p w14:paraId="47B3DD28" w14:textId="6189C9C9" w:rsidR="00C9275E" w:rsidRPr="00C9275E" w:rsidRDefault="00C9275E" w:rsidP="00FB5906">
      <w:pPr>
        <w:widowControl/>
        <w:wordWrap w:val="0"/>
        <w:spacing w:line="360" w:lineRule="atLeast"/>
        <w:ind w:firstLineChars="200" w:firstLine="480"/>
        <w:jc w:val="left"/>
        <w:rPr>
          <w:rFonts w:ascii="宋体" w:hAnsi="宋体" w:cs="Arial"/>
          <w:color w:val="000000"/>
          <w:kern w:val="0"/>
          <w:sz w:val="24"/>
        </w:rPr>
      </w:pPr>
      <w:r w:rsidRPr="00C9275E">
        <w:rPr>
          <w:rFonts w:ascii="宋体" w:hAnsi="宋体" w:cs="Arial"/>
          <w:color w:val="000000"/>
          <w:sz w:val="24"/>
        </w:rPr>
        <w:t>全局</w:t>
      </w:r>
      <w:proofErr w:type="gramStart"/>
      <w:r w:rsidRPr="00C9275E">
        <w:rPr>
          <w:rFonts w:ascii="宋体" w:hAnsi="宋体" w:cs="Arial"/>
          <w:color w:val="000000"/>
          <w:sz w:val="24"/>
        </w:rPr>
        <w:t>均衡可大幅提升低</w:t>
      </w:r>
      <w:proofErr w:type="gramEnd"/>
      <w:r w:rsidRPr="00C9275E">
        <w:rPr>
          <w:rFonts w:ascii="宋体" w:hAnsi="宋体" w:cs="Arial"/>
          <w:color w:val="000000"/>
          <w:sz w:val="24"/>
        </w:rPr>
        <w:t>对比度图像的亮度，暗部细节清晰显现，</w:t>
      </w:r>
      <w:proofErr w:type="gramStart"/>
      <w:r w:rsidRPr="00C9275E">
        <w:rPr>
          <w:rFonts w:ascii="宋体" w:hAnsi="宋体" w:cs="Arial"/>
          <w:color w:val="000000"/>
          <w:sz w:val="24"/>
        </w:rPr>
        <w:t>但含噪图像</w:t>
      </w:r>
      <w:proofErr w:type="gramEnd"/>
      <w:r w:rsidRPr="00C9275E">
        <w:rPr>
          <w:rFonts w:ascii="宋体" w:hAnsi="宋体" w:cs="Arial"/>
          <w:color w:val="000000"/>
          <w:sz w:val="24"/>
        </w:rPr>
        <w:t>的噪声被同步放大，画面出现明显颗粒感，存在</w:t>
      </w:r>
      <w:proofErr w:type="gramStart"/>
      <w:r w:rsidRPr="00C9275E">
        <w:rPr>
          <w:rFonts w:ascii="宋体" w:hAnsi="宋体" w:cs="Arial"/>
          <w:color w:val="000000"/>
          <w:sz w:val="24"/>
        </w:rPr>
        <w:t>过增强</w:t>
      </w:r>
      <w:proofErr w:type="gramEnd"/>
      <w:r w:rsidRPr="00C9275E">
        <w:rPr>
          <w:rFonts w:ascii="宋体" w:hAnsi="宋体" w:cs="Arial"/>
          <w:color w:val="000000"/>
          <w:sz w:val="24"/>
        </w:rPr>
        <w:t>问题；CLAHE的增强效果更自然，局部对比度提升均匀，噪声放大程度远低于全局均衡，画面更干净。</w:t>
      </w:r>
    </w:p>
    <w:p w14:paraId="5A382FE8" w14:textId="122CF398" w:rsidR="00C9275E" w:rsidRPr="00C9275E" w:rsidRDefault="00C9275E" w:rsidP="00C9275E">
      <w:pPr>
        <w:widowControl/>
        <w:wordWrap w:val="0"/>
        <w:spacing w:line="360" w:lineRule="atLeast"/>
        <w:ind w:firstLineChars="200" w:firstLine="480"/>
        <w:jc w:val="left"/>
        <w:rPr>
          <w:rFonts w:ascii="宋体" w:hAnsi="宋体" w:cs="Arial"/>
          <w:color w:val="000000"/>
          <w:sz w:val="24"/>
        </w:rPr>
      </w:pPr>
      <w:r w:rsidRPr="00C9275E">
        <w:rPr>
          <w:rFonts w:ascii="宋体" w:hAnsi="宋体" w:cs="Arial"/>
          <w:color w:val="000000"/>
          <w:sz w:val="24"/>
        </w:rPr>
        <w:t>CLAHE2.0在三张图上的PSNR、SSIM均显著高于全局均衡，证明其在增强对比度的同时，失真更小、结构保留更完整；CLAHE4.0</w:t>
      </w:r>
      <w:proofErr w:type="gramStart"/>
      <w:r w:rsidRPr="00C9275E">
        <w:rPr>
          <w:rFonts w:ascii="宋体" w:hAnsi="宋体" w:cs="Arial"/>
          <w:color w:val="000000"/>
          <w:sz w:val="24"/>
        </w:rPr>
        <w:t>因增强</w:t>
      </w:r>
      <w:proofErr w:type="gramEnd"/>
      <w:r w:rsidRPr="00C9275E">
        <w:rPr>
          <w:rFonts w:ascii="宋体" w:hAnsi="宋体" w:cs="Arial"/>
          <w:color w:val="000000"/>
          <w:sz w:val="24"/>
        </w:rPr>
        <w:t>强度过高，噪声放大加剧，指标明显低于2.0，验证了</w:t>
      </w:r>
      <w:proofErr w:type="spellStart"/>
      <w:r w:rsidRPr="00C9275E">
        <w:rPr>
          <w:rStyle w:val="HTML"/>
          <w:rFonts w:ascii="宋体" w:hAnsi="宋体"/>
          <w:color w:val="000000"/>
          <w:sz w:val="24"/>
        </w:rPr>
        <w:t>clipLimit</w:t>
      </w:r>
      <w:proofErr w:type="spellEnd"/>
      <w:r w:rsidRPr="00C9275E">
        <w:rPr>
          <w:rFonts w:ascii="宋体" w:hAnsi="宋体" w:cs="Arial"/>
          <w:color w:val="000000"/>
          <w:sz w:val="24"/>
        </w:rPr>
        <w:t>参数对增强效果的调控作用，</w:t>
      </w:r>
      <w:r w:rsidRPr="00FB5906">
        <w:rPr>
          <w:rFonts w:ascii="宋体" w:hAnsi="宋体" w:cs="Arial"/>
          <w:color w:val="000000"/>
          <w:sz w:val="24"/>
        </w:rPr>
        <w:t>2.0为更优参数</w:t>
      </w:r>
      <w:r w:rsidRPr="00C9275E">
        <w:rPr>
          <w:rFonts w:ascii="宋体" w:hAnsi="宋体" w:cs="Arial"/>
          <w:color w:val="000000"/>
          <w:sz w:val="24"/>
        </w:rPr>
        <w:t>。</w:t>
      </w:r>
    </w:p>
    <w:p w14:paraId="6879E1CA" w14:textId="293BB2B0" w:rsidR="00C9275E" w:rsidRPr="00C9275E" w:rsidRDefault="00C9275E" w:rsidP="00FB5906">
      <w:pPr>
        <w:widowControl/>
        <w:wordWrap w:val="0"/>
        <w:spacing w:line="360" w:lineRule="atLeast"/>
        <w:ind w:firstLineChars="200" w:firstLine="480"/>
        <w:jc w:val="left"/>
        <w:rPr>
          <w:rFonts w:ascii="宋体" w:hAnsi="宋体" w:cs="Arial"/>
          <w:color w:val="000000"/>
          <w:sz w:val="24"/>
        </w:rPr>
      </w:pPr>
      <w:r w:rsidRPr="00C9275E">
        <w:rPr>
          <w:rFonts w:ascii="宋体" w:hAnsi="宋体" w:cs="Arial"/>
          <w:color w:val="000000"/>
          <w:sz w:val="24"/>
        </w:rPr>
        <w:t>全局均衡将原图集中的直方图拉伸为均匀分布，CLAHE的直方图分布更平滑，无极端拉伸，避免了过增强。全局直方图均衡适用于</w:t>
      </w:r>
      <w:proofErr w:type="gramStart"/>
      <w:r w:rsidRPr="00C9275E">
        <w:rPr>
          <w:rFonts w:ascii="宋体" w:hAnsi="宋体" w:cs="Arial"/>
          <w:color w:val="000000"/>
          <w:sz w:val="24"/>
        </w:rPr>
        <w:t>无噪低对比度</w:t>
      </w:r>
      <w:proofErr w:type="gramEnd"/>
      <w:r w:rsidRPr="00C9275E">
        <w:rPr>
          <w:rFonts w:ascii="宋体" w:hAnsi="宋体" w:cs="Arial"/>
          <w:color w:val="000000"/>
          <w:sz w:val="24"/>
        </w:rPr>
        <w:t>图像，但易放大噪声；CLAHE通过分块与对比度限制，解决了全局均衡的缺陷</w:t>
      </w:r>
      <w:r w:rsidR="00FB5906">
        <w:rPr>
          <w:rFonts w:ascii="宋体" w:hAnsi="宋体" w:cs="Arial" w:hint="eastAsia"/>
          <w:color w:val="000000"/>
          <w:sz w:val="24"/>
        </w:rPr>
        <w:t>。</w:t>
      </w:r>
      <w:r w:rsidR="00FB5906" w:rsidRPr="00C9275E">
        <w:rPr>
          <w:rFonts w:ascii="宋体" w:hAnsi="宋体" w:cs="Arial"/>
          <w:color w:val="000000"/>
          <w:sz w:val="24"/>
        </w:rPr>
        <w:t xml:space="preserve"> </w:t>
      </w:r>
    </w:p>
    <w:p w14:paraId="097A4D84" w14:textId="48765DE5" w:rsidR="00C9275E" w:rsidRDefault="00986A4E" w:rsidP="0059294B">
      <w:pPr>
        <w:spacing w:line="360" w:lineRule="auto"/>
        <w:rPr>
          <w:b/>
          <w:sz w:val="24"/>
        </w:rPr>
      </w:pPr>
      <w:r w:rsidRPr="00986A4E">
        <w:rPr>
          <w:rFonts w:hint="eastAsia"/>
          <w:b/>
          <w:sz w:val="24"/>
        </w:rPr>
        <w:t>（</w:t>
      </w:r>
      <w:r w:rsidRPr="00986A4E">
        <w:rPr>
          <w:rFonts w:hint="eastAsia"/>
          <w:b/>
          <w:sz w:val="24"/>
        </w:rPr>
        <w:t>2</w:t>
      </w:r>
      <w:r w:rsidRPr="00986A4E">
        <w:rPr>
          <w:rFonts w:hint="eastAsia"/>
          <w:b/>
          <w:sz w:val="24"/>
        </w:rPr>
        <w:t>）</w:t>
      </w:r>
      <w:r w:rsidRPr="00986A4E">
        <w:rPr>
          <w:b/>
          <w:sz w:val="24"/>
        </w:rPr>
        <w:t>滤波类算法结果分析</w:t>
      </w:r>
    </w:p>
    <w:p w14:paraId="335A628B" w14:textId="1F24CC4E" w:rsidR="00986A4E" w:rsidRDefault="00986A4E" w:rsidP="0059294B">
      <w:pPr>
        <w:spacing w:line="360" w:lineRule="auto"/>
        <w:rPr>
          <w:b/>
          <w:sz w:val="28"/>
          <w:szCs w:val="28"/>
        </w:rPr>
      </w:pPr>
      <w:r>
        <w:rPr>
          <w:rFonts w:hint="eastAsia"/>
          <w:b/>
          <w:noProof/>
          <w:sz w:val="28"/>
          <w:szCs w:val="28"/>
        </w:rPr>
        <w:lastRenderedPageBreak/>
        <w:drawing>
          <wp:inline distT="0" distB="0" distL="0" distR="0" wp14:anchorId="61BE9D68" wp14:editId="5FCE90D6">
            <wp:extent cx="5274310" cy="1506855"/>
            <wp:effectExtent l="0" t="0" r="0" b="635"/>
            <wp:docPr id="32713640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36401" name="图片 32713640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506855"/>
                    </a:xfrm>
                    <a:prstGeom prst="rect">
                      <a:avLst/>
                    </a:prstGeom>
                  </pic:spPr>
                </pic:pic>
              </a:graphicData>
            </a:graphic>
          </wp:inline>
        </w:drawing>
      </w:r>
    </w:p>
    <w:p w14:paraId="2E733F77" w14:textId="68E212C1" w:rsidR="00986A4E" w:rsidRDefault="00986A4E" w:rsidP="00986A4E">
      <w:pPr>
        <w:spacing w:line="360" w:lineRule="auto"/>
        <w:jc w:val="center"/>
        <w:rPr>
          <w:rFonts w:hint="eastAsia"/>
          <w:b/>
          <w:bCs/>
          <w:sz w:val="24"/>
        </w:rPr>
      </w:pPr>
      <w:r w:rsidRPr="00986A4E">
        <w:rPr>
          <w:b/>
          <w:bCs/>
          <w:sz w:val="24"/>
        </w:rPr>
        <w:t>low_contrast_face</w:t>
      </w:r>
      <w:r w:rsidR="00F52AB9">
        <w:rPr>
          <w:rFonts w:hint="eastAsia"/>
          <w:b/>
          <w:bCs/>
          <w:sz w:val="24"/>
        </w:rPr>
        <w:t>_Mean3</w:t>
      </w:r>
    </w:p>
    <w:p w14:paraId="0F0EB71A" w14:textId="22FC6D8B" w:rsidR="00986A4E" w:rsidRDefault="00986A4E" w:rsidP="00986A4E">
      <w:pPr>
        <w:spacing w:line="360" w:lineRule="auto"/>
        <w:rPr>
          <w:b/>
          <w:sz w:val="28"/>
          <w:szCs w:val="28"/>
        </w:rPr>
      </w:pPr>
      <w:r>
        <w:rPr>
          <w:rFonts w:hint="eastAsia"/>
          <w:b/>
          <w:noProof/>
          <w:sz w:val="28"/>
          <w:szCs w:val="28"/>
        </w:rPr>
        <w:drawing>
          <wp:inline distT="0" distB="0" distL="0" distR="0" wp14:anchorId="4903229F" wp14:editId="4F2C1CD3">
            <wp:extent cx="5274310" cy="1506855"/>
            <wp:effectExtent l="0" t="0" r="2540" b="0"/>
            <wp:docPr id="134618843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88439" name="图片 134618843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1506855"/>
                    </a:xfrm>
                    <a:prstGeom prst="rect">
                      <a:avLst/>
                    </a:prstGeom>
                  </pic:spPr>
                </pic:pic>
              </a:graphicData>
            </a:graphic>
          </wp:inline>
        </w:drawing>
      </w:r>
    </w:p>
    <w:p w14:paraId="791113F5" w14:textId="5D827CFF" w:rsidR="00986A4E" w:rsidRDefault="00986A4E" w:rsidP="00986A4E">
      <w:pPr>
        <w:spacing w:line="360" w:lineRule="auto"/>
        <w:jc w:val="center"/>
        <w:rPr>
          <w:rFonts w:hint="eastAsia"/>
          <w:b/>
          <w:bCs/>
          <w:sz w:val="24"/>
        </w:rPr>
      </w:pPr>
      <w:r w:rsidRPr="00986A4E">
        <w:rPr>
          <w:b/>
          <w:bCs/>
          <w:sz w:val="24"/>
        </w:rPr>
        <w:t>noisy_document</w:t>
      </w:r>
      <w:r w:rsidR="00F52AB9">
        <w:rPr>
          <w:rFonts w:hint="eastAsia"/>
          <w:b/>
          <w:bCs/>
          <w:sz w:val="24"/>
        </w:rPr>
        <w:t>_Mean3</w:t>
      </w:r>
    </w:p>
    <w:p w14:paraId="5CAB84FF" w14:textId="7024CE40" w:rsidR="00986A4E" w:rsidRDefault="00986A4E" w:rsidP="00986A4E">
      <w:pPr>
        <w:spacing w:line="360" w:lineRule="auto"/>
        <w:jc w:val="center"/>
        <w:rPr>
          <w:b/>
          <w:sz w:val="28"/>
          <w:szCs w:val="28"/>
        </w:rPr>
      </w:pPr>
      <w:r>
        <w:rPr>
          <w:rFonts w:hint="eastAsia"/>
          <w:b/>
          <w:noProof/>
          <w:sz w:val="28"/>
          <w:szCs w:val="28"/>
        </w:rPr>
        <w:drawing>
          <wp:inline distT="0" distB="0" distL="0" distR="0" wp14:anchorId="4F094EE2" wp14:editId="0D18A3C0">
            <wp:extent cx="5274310" cy="1506855"/>
            <wp:effectExtent l="0" t="0" r="2540" b="0"/>
            <wp:docPr id="65945854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58545" name="图片 65945854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1506855"/>
                    </a:xfrm>
                    <a:prstGeom prst="rect">
                      <a:avLst/>
                    </a:prstGeom>
                  </pic:spPr>
                </pic:pic>
              </a:graphicData>
            </a:graphic>
          </wp:inline>
        </w:drawing>
      </w:r>
    </w:p>
    <w:p w14:paraId="57ABAD61" w14:textId="33F5E6DF" w:rsidR="00986A4E" w:rsidRPr="00986A4E" w:rsidRDefault="00986A4E" w:rsidP="00986A4E">
      <w:pPr>
        <w:spacing w:line="360" w:lineRule="auto"/>
        <w:jc w:val="center"/>
        <w:rPr>
          <w:rFonts w:hint="eastAsia"/>
          <w:b/>
          <w:bCs/>
          <w:sz w:val="24"/>
        </w:rPr>
      </w:pPr>
      <w:r w:rsidRPr="00986A4E">
        <w:rPr>
          <w:b/>
          <w:bCs/>
          <w:sz w:val="24"/>
        </w:rPr>
        <w:t>dark_landscape</w:t>
      </w:r>
      <w:r w:rsidR="00F52AB9">
        <w:rPr>
          <w:rFonts w:hint="eastAsia"/>
          <w:b/>
          <w:bCs/>
          <w:sz w:val="24"/>
        </w:rPr>
        <w:t>_Mean3</w:t>
      </w:r>
    </w:p>
    <w:tbl>
      <w:tblPr>
        <w:tblStyle w:val="1-1"/>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600" w:firstRow="0" w:lastRow="0" w:firstColumn="0" w:lastColumn="0" w:noHBand="1" w:noVBand="1"/>
      </w:tblPr>
      <w:tblGrid>
        <w:gridCol w:w="1687"/>
        <w:gridCol w:w="2125"/>
        <w:gridCol w:w="2076"/>
        <w:gridCol w:w="2388"/>
      </w:tblGrid>
      <w:tr w:rsidR="00986A4E" w:rsidRPr="00986A4E" w14:paraId="4174122F" w14:textId="77777777" w:rsidTr="00986A4E">
        <w:tc>
          <w:tcPr>
            <w:tcW w:w="1019" w:type="pct"/>
            <w:hideMark/>
          </w:tcPr>
          <w:p w14:paraId="10381B6B" w14:textId="77777777" w:rsidR="00986A4E" w:rsidRPr="00986A4E" w:rsidRDefault="00986A4E" w:rsidP="00986A4E">
            <w:pPr>
              <w:spacing w:line="360" w:lineRule="auto"/>
              <w:rPr>
                <w:b/>
                <w:bCs/>
                <w:sz w:val="24"/>
              </w:rPr>
            </w:pPr>
            <w:r w:rsidRPr="00986A4E">
              <w:rPr>
                <w:b/>
                <w:bCs/>
                <w:sz w:val="24"/>
              </w:rPr>
              <w:t>算法</w:t>
            </w:r>
          </w:p>
        </w:tc>
        <w:tc>
          <w:tcPr>
            <w:tcW w:w="1284" w:type="pct"/>
            <w:hideMark/>
          </w:tcPr>
          <w:p w14:paraId="538081AE" w14:textId="77777777" w:rsidR="00986A4E" w:rsidRPr="00986A4E" w:rsidRDefault="00986A4E" w:rsidP="00986A4E">
            <w:pPr>
              <w:spacing w:line="360" w:lineRule="auto"/>
              <w:rPr>
                <w:b/>
                <w:bCs/>
                <w:sz w:val="24"/>
              </w:rPr>
            </w:pPr>
            <w:proofErr w:type="spellStart"/>
            <w:r w:rsidRPr="00986A4E">
              <w:rPr>
                <w:b/>
                <w:bCs/>
                <w:sz w:val="24"/>
              </w:rPr>
              <w:t>low_contrast_face</w:t>
            </w:r>
            <w:proofErr w:type="spellEnd"/>
          </w:p>
        </w:tc>
        <w:tc>
          <w:tcPr>
            <w:tcW w:w="1254" w:type="pct"/>
            <w:hideMark/>
          </w:tcPr>
          <w:p w14:paraId="03FBD7B1" w14:textId="77777777" w:rsidR="00986A4E" w:rsidRPr="00986A4E" w:rsidRDefault="00986A4E" w:rsidP="00986A4E">
            <w:pPr>
              <w:spacing w:line="360" w:lineRule="auto"/>
              <w:rPr>
                <w:b/>
                <w:bCs/>
                <w:sz w:val="24"/>
              </w:rPr>
            </w:pPr>
            <w:proofErr w:type="spellStart"/>
            <w:r w:rsidRPr="00986A4E">
              <w:rPr>
                <w:b/>
                <w:bCs/>
                <w:sz w:val="24"/>
              </w:rPr>
              <w:t>noisy_document</w:t>
            </w:r>
            <w:proofErr w:type="spellEnd"/>
          </w:p>
        </w:tc>
        <w:tc>
          <w:tcPr>
            <w:tcW w:w="1443" w:type="pct"/>
            <w:hideMark/>
          </w:tcPr>
          <w:p w14:paraId="6F8E4EDB" w14:textId="77777777" w:rsidR="00986A4E" w:rsidRPr="00986A4E" w:rsidRDefault="00986A4E" w:rsidP="00986A4E">
            <w:pPr>
              <w:spacing w:line="360" w:lineRule="auto"/>
              <w:rPr>
                <w:b/>
                <w:bCs/>
                <w:sz w:val="24"/>
              </w:rPr>
            </w:pPr>
            <w:proofErr w:type="spellStart"/>
            <w:r w:rsidRPr="00986A4E">
              <w:rPr>
                <w:b/>
                <w:bCs/>
                <w:sz w:val="24"/>
              </w:rPr>
              <w:t>dark_landscape</w:t>
            </w:r>
            <w:proofErr w:type="spellEnd"/>
          </w:p>
        </w:tc>
      </w:tr>
      <w:tr w:rsidR="00986A4E" w:rsidRPr="00986A4E" w14:paraId="60378AD8" w14:textId="77777777" w:rsidTr="00986A4E">
        <w:tc>
          <w:tcPr>
            <w:tcW w:w="1019" w:type="pct"/>
            <w:hideMark/>
          </w:tcPr>
          <w:p w14:paraId="1CEA5AD6" w14:textId="77777777" w:rsidR="00986A4E" w:rsidRPr="00986A4E" w:rsidRDefault="00986A4E" w:rsidP="00986A4E">
            <w:pPr>
              <w:spacing w:line="360" w:lineRule="auto"/>
              <w:rPr>
                <w:b/>
                <w:bCs/>
                <w:sz w:val="24"/>
              </w:rPr>
            </w:pPr>
            <w:r w:rsidRPr="00986A4E">
              <w:rPr>
                <w:b/>
                <w:bCs/>
                <w:sz w:val="24"/>
              </w:rPr>
              <w:t>均值滤波</w:t>
            </w:r>
            <w:r w:rsidRPr="00986A4E">
              <w:rPr>
                <w:b/>
                <w:bCs/>
                <w:sz w:val="24"/>
              </w:rPr>
              <w:t xml:space="preserve"> 3×3</w:t>
            </w:r>
          </w:p>
        </w:tc>
        <w:tc>
          <w:tcPr>
            <w:tcW w:w="1284" w:type="pct"/>
            <w:hideMark/>
          </w:tcPr>
          <w:p w14:paraId="65AB7B56" w14:textId="77777777" w:rsidR="00986A4E" w:rsidRPr="00986A4E" w:rsidRDefault="00986A4E" w:rsidP="00986A4E">
            <w:pPr>
              <w:spacing w:line="360" w:lineRule="auto"/>
              <w:rPr>
                <w:b/>
                <w:bCs/>
                <w:sz w:val="24"/>
              </w:rPr>
            </w:pPr>
            <w:r w:rsidRPr="00986A4E">
              <w:rPr>
                <w:b/>
                <w:bCs/>
                <w:sz w:val="24"/>
              </w:rPr>
              <w:t>PSNR=18.06dB, SSIM=0.2587</w:t>
            </w:r>
          </w:p>
        </w:tc>
        <w:tc>
          <w:tcPr>
            <w:tcW w:w="1254" w:type="pct"/>
            <w:hideMark/>
          </w:tcPr>
          <w:p w14:paraId="7EA789E6" w14:textId="77777777" w:rsidR="00986A4E" w:rsidRPr="00986A4E" w:rsidRDefault="00986A4E" w:rsidP="00986A4E">
            <w:pPr>
              <w:spacing w:line="360" w:lineRule="auto"/>
              <w:rPr>
                <w:b/>
                <w:bCs/>
                <w:sz w:val="24"/>
              </w:rPr>
            </w:pPr>
            <w:r w:rsidRPr="00986A4E">
              <w:rPr>
                <w:b/>
                <w:bCs/>
                <w:sz w:val="24"/>
              </w:rPr>
              <w:t>PSNR=17.89dB, SSIM=0.2475</w:t>
            </w:r>
          </w:p>
        </w:tc>
        <w:tc>
          <w:tcPr>
            <w:tcW w:w="1443" w:type="pct"/>
            <w:hideMark/>
          </w:tcPr>
          <w:p w14:paraId="7C623FD3" w14:textId="77777777" w:rsidR="00986A4E" w:rsidRPr="00986A4E" w:rsidRDefault="00986A4E" w:rsidP="00986A4E">
            <w:pPr>
              <w:spacing w:line="360" w:lineRule="auto"/>
              <w:rPr>
                <w:b/>
                <w:bCs/>
                <w:sz w:val="24"/>
              </w:rPr>
            </w:pPr>
            <w:r w:rsidRPr="00986A4E">
              <w:rPr>
                <w:b/>
                <w:bCs/>
                <w:sz w:val="24"/>
              </w:rPr>
              <w:t>PSNR=42.26dB, SSIM=0.9824</w:t>
            </w:r>
          </w:p>
        </w:tc>
      </w:tr>
      <w:tr w:rsidR="00986A4E" w:rsidRPr="00986A4E" w14:paraId="088634E5" w14:textId="77777777" w:rsidTr="00986A4E">
        <w:tc>
          <w:tcPr>
            <w:tcW w:w="1019" w:type="pct"/>
            <w:hideMark/>
          </w:tcPr>
          <w:p w14:paraId="4DD670C9" w14:textId="77777777" w:rsidR="00986A4E" w:rsidRPr="00986A4E" w:rsidRDefault="00986A4E" w:rsidP="00986A4E">
            <w:pPr>
              <w:spacing w:line="360" w:lineRule="auto"/>
              <w:rPr>
                <w:b/>
                <w:bCs/>
                <w:sz w:val="24"/>
              </w:rPr>
            </w:pPr>
            <w:r w:rsidRPr="00986A4E">
              <w:rPr>
                <w:b/>
                <w:bCs/>
                <w:sz w:val="24"/>
              </w:rPr>
              <w:t>均值滤波</w:t>
            </w:r>
            <w:r w:rsidRPr="00986A4E">
              <w:rPr>
                <w:b/>
                <w:bCs/>
                <w:sz w:val="24"/>
              </w:rPr>
              <w:t xml:space="preserve"> 5×5</w:t>
            </w:r>
          </w:p>
        </w:tc>
        <w:tc>
          <w:tcPr>
            <w:tcW w:w="1284" w:type="pct"/>
            <w:hideMark/>
          </w:tcPr>
          <w:p w14:paraId="36B1B393" w14:textId="77777777" w:rsidR="00986A4E" w:rsidRPr="00986A4E" w:rsidRDefault="00986A4E" w:rsidP="00986A4E">
            <w:pPr>
              <w:spacing w:line="360" w:lineRule="auto"/>
              <w:rPr>
                <w:b/>
                <w:bCs/>
                <w:sz w:val="24"/>
              </w:rPr>
            </w:pPr>
            <w:r w:rsidRPr="00986A4E">
              <w:rPr>
                <w:b/>
                <w:bCs/>
                <w:sz w:val="24"/>
              </w:rPr>
              <w:t>PSNR=17.68dB, SSIM=0.1408</w:t>
            </w:r>
          </w:p>
        </w:tc>
        <w:tc>
          <w:tcPr>
            <w:tcW w:w="1254" w:type="pct"/>
            <w:hideMark/>
          </w:tcPr>
          <w:p w14:paraId="5A42DF19" w14:textId="77777777" w:rsidR="00986A4E" w:rsidRPr="00986A4E" w:rsidRDefault="00986A4E" w:rsidP="00986A4E">
            <w:pPr>
              <w:spacing w:line="360" w:lineRule="auto"/>
              <w:rPr>
                <w:b/>
                <w:bCs/>
                <w:sz w:val="24"/>
              </w:rPr>
            </w:pPr>
            <w:r w:rsidRPr="00986A4E">
              <w:rPr>
                <w:b/>
                <w:bCs/>
                <w:sz w:val="24"/>
              </w:rPr>
              <w:t>PSNR=17.54dB, SSIM=0.1396</w:t>
            </w:r>
          </w:p>
        </w:tc>
        <w:tc>
          <w:tcPr>
            <w:tcW w:w="1443" w:type="pct"/>
            <w:hideMark/>
          </w:tcPr>
          <w:p w14:paraId="5275B3F9" w14:textId="77777777" w:rsidR="00986A4E" w:rsidRPr="00986A4E" w:rsidRDefault="00986A4E" w:rsidP="00986A4E">
            <w:pPr>
              <w:spacing w:line="360" w:lineRule="auto"/>
              <w:rPr>
                <w:b/>
                <w:bCs/>
                <w:sz w:val="24"/>
              </w:rPr>
            </w:pPr>
            <w:r w:rsidRPr="00986A4E">
              <w:rPr>
                <w:b/>
                <w:bCs/>
                <w:sz w:val="24"/>
              </w:rPr>
              <w:t>PSNR=37.74dB, SSIM=0.9543</w:t>
            </w:r>
          </w:p>
        </w:tc>
      </w:tr>
      <w:tr w:rsidR="00986A4E" w:rsidRPr="00986A4E" w14:paraId="2E9FF3E0" w14:textId="77777777" w:rsidTr="00986A4E">
        <w:tc>
          <w:tcPr>
            <w:tcW w:w="1019" w:type="pct"/>
            <w:hideMark/>
          </w:tcPr>
          <w:p w14:paraId="1FA7FC13" w14:textId="77777777" w:rsidR="00986A4E" w:rsidRPr="00986A4E" w:rsidRDefault="00986A4E" w:rsidP="00986A4E">
            <w:pPr>
              <w:spacing w:line="360" w:lineRule="auto"/>
              <w:rPr>
                <w:b/>
                <w:bCs/>
                <w:sz w:val="24"/>
              </w:rPr>
            </w:pPr>
            <w:r w:rsidRPr="00986A4E">
              <w:rPr>
                <w:b/>
                <w:bCs/>
                <w:sz w:val="24"/>
              </w:rPr>
              <w:t>高斯滤波</w:t>
            </w:r>
            <w:r w:rsidRPr="00986A4E">
              <w:rPr>
                <w:b/>
                <w:bCs/>
                <w:sz w:val="24"/>
              </w:rPr>
              <w:t xml:space="preserve"> 3×3</w:t>
            </w:r>
          </w:p>
        </w:tc>
        <w:tc>
          <w:tcPr>
            <w:tcW w:w="1284" w:type="pct"/>
            <w:hideMark/>
          </w:tcPr>
          <w:p w14:paraId="0A7E384D" w14:textId="77777777" w:rsidR="00986A4E" w:rsidRPr="00986A4E" w:rsidRDefault="00986A4E" w:rsidP="00986A4E">
            <w:pPr>
              <w:spacing w:line="360" w:lineRule="auto"/>
              <w:rPr>
                <w:b/>
                <w:bCs/>
                <w:sz w:val="24"/>
              </w:rPr>
            </w:pPr>
            <w:r w:rsidRPr="00986A4E">
              <w:rPr>
                <w:b/>
                <w:bCs/>
                <w:sz w:val="24"/>
              </w:rPr>
              <w:t>PSNR=19.49dB, SSIM=0.4798</w:t>
            </w:r>
          </w:p>
        </w:tc>
        <w:tc>
          <w:tcPr>
            <w:tcW w:w="1254" w:type="pct"/>
            <w:hideMark/>
          </w:tcPr>
          <w:p w14:paraId="27429BD2" w14:textId="77777777" w:rsidR="00986A4E" w:rsidRPr="00986A4E" w:rsidRDefault="00986A4E" w:rsidP="00986A4E">
            <w:pPr>
              <w:spacing w:line="360" w:lineRule="auto"/>
              <w:rPr>
                <w:b/>
                <w:bCs/>
                <w:sz w:val="24"/>
              </w:rPr>
            </w:pPr>
            <w:r w:rsidRPr="00986A4E">
              <w:rPr>
                <w:b/>
                <w:bCs/>
                <w:sz w:val="24"/>
              </w:rPr>
              <w:t>PSNR=19.31dB, SSIM=0.4683</w:t>
            </w:r>
          </w:p>
        </w:tc>
        <w:tc>
          <w:tcPr>
            <w:tcW w:w="1443" w:type="pct"/>
            <w:hideMark/>
          </w:tcPr>
          <w:p w14:paraId="41608375" w14:textId="77777777" w:rsidR="00986A4E" w:rsidRPr="00986A4E" w:rsidRDefault="00986A4E" w:rsidP="00986A4E">
            <w:pPr>
              <w:spacing w:line="360" w:lineRule="auto"/>
              <w:rPr>
                <w:b/>
                <w:bCs/>
                <w:sz w:val="24"/>
              </w:rPr>
            </w:pPr>
            <w:r w:rsidRPr="00986A4E">
              <w:rPr>
                <w:b/>
                <w:bCs/>
                <w:sz w:val="24"/>
              </w:rPr>
              <w:t>PSNR=44.30dB, SSIM=0.9890</w:t>
            </w:r>
          </w:p>
        </w:tc>
      </w:tr>
      <w:tr w:rsidR="00986A4E" w:rsidRPr="00986A4E" w14:paraId="2F395774" w14:textId="77777777" w:rsidTr="00986A4E">
        <w:tc>
          <w:tcPr>
            <w:tcW w:w="1019" w:type="pct"/>
            <w:hideMark/>
          </w:tcPr>
          <w:p w14:paraId="495BA015" w14:textId="77777777" w:rsidR="00986A4E" w:rsidRPr="00986A4E" w:rsidRDefault="00986A4E" w:rsidP="00986A4E">
            <w:pPr>
              <w:spacing w:line="360" w:lineRule="auto"/>
              <w:rPr>
                <w:b/>
                <w:bCs/>
                <w:sz w:val="24"/>
              </w:rPr>
            </w:pPr>
            <w:r w:rsidRPr="00986A4E">
              <w:rPr>
                <w:b/>
                <w:bCs/>
                <w:sz w:val="24"/>
              </w:rPr>
              <w:t>高斯滤波</w:t>
            </w:r>
            <w:r w:rsidRPr="00986A4E">
              <w:rPr>
                <w:b/>
                <w:bCs/>
                <w:sz w:val="24"/>
              </w:rPr>
              <w:t xml:space="preserve"> 5×5</w:t>
            </w:r>
          </w:p>
        </w:tc>
        <w:tc>
          <w:tcPr>
            <w:tcW w:w="1284" w:type="pct"/>
            <w:hideMark/>
          </w:tcPr>
          <w:p w14:paraId="5B1918F3" w14:textId="77777777" w:rsidR="00986A4E" w:rsidRPr="00986A4E" w:rsidRDefault="00986A4E" w:rsidP="00986A4E">
            <w:pPr>
              <w:spacing w:line="360" w:lineRule="auto"/>
              <w:rPr>
                <w:b/>
                <w:bCs/>
                <w:sz w:val="24"/>
              </w:rPr>
            </w:pPr>
            <w:r w:rsidRPr="00986A4E">
              <w:rPr>
                <w:b/>
                <w:bCs/>
                <w:sz w:val="24"/>
              </w:rPr>
              <w:t>PSNR=18.54dB, SSIM=0.3168</w:t>
            </w:r>
          </w:p>
        </w:tc>
        <w:tc>
          <w:tcPr>
            <w:tcW w:w="1254" w:type="pct"/>
            <w:hideMark/>
          </w:tcPr>
          <w:p w14:paraId="6CDEFB84" w14:textId="77777777" w:rsidR="00986A4E" w:rsidRPr="00986A4E" w:rsidRDefault="00986A4E" w:rsidP="00986A4E">
            <w:pPr>
              <w:spacing w:line="360" w:lineRule="auto"/>
              <w:rPr>
                <w:b/>
                <w:bCs/>
                <w:sz w:val="24"/>
              </w:rPr>
            </w:pPr>
            <w:r w:rsidRPr="00986A4E">
              <w:rPr>
                <w:b/>
                <w:bCs/>
                <w:sz w:val="24"/>
              </w:rPr>
              <w:t>PSNR=18.38dB, SSIM=0.3078</w:t>
            </w:r>
          </w:p>
        </w:tc>
        <w:tc>
          <w:tcPr>
            <w:tcW w:w="1443" w:type="pct"/>
            <w:hideMark/>
          </w:tcPr>
          <w:p w14:paraId="4163DD9B" w14:textId="77777777" w:rsidR="00986A4E" w:rsidRPr="00986A4E" w:rsidRDefault="00986A4E" w:rsidP="00986A4E">
            <w:pPr>
              <w:spacing w:line="360" w:lineRule="auto"/>
              <w:rPr>
                <w:b/>
                <w:bCs/>
                <w:sz w:val="24"/>
              </w:rPr>
            </w:pPr>
            <w:r w:rsidRPr="00986A4E">
              <w:rPr>
                <w:b/>
                <w:bCs/>
                <w:sz w:val="24"/>
              </w:rPr>
              <w:t>PSNR=41.21dB, SSIM=0.9787</w:t>
            </w:r>
          </w:p>
        </w:tc>
      </w:tr>
      <w:tr w:rsidR="00986A4E" w:rsidRPr="00986A4E" w14:paraId="2D573C4C" w14:textId="77777777" w:rsidTr="00986A4E">
        <w:tc>
          <w:tcPr>
            <w:tcW w:w="1019" w:type="pct"/>
            <w:hideMark/>
          </w:tcPr>
          <w:p w14:paraId="45DCD64E" w14:textId="77777777" w:rsidR="00986A4E" w:rsidRPr="00986A4E" w:rsidRDefault="00986A4E" w:rsidP="00986A4E">
            <w:pPr>
              <w:spacing w:line="360" w:lineRule="auto"/>
              <w:rPr>
                <w:b/>
                <w:bCs/>
                <w:sz w:val="24"/>
              </w:rPr>
            </w:pPr>
            <w:r w:rsidRPr="00986A4E">
              <w:rPr>
                <w:b/>
                <w:bCs/>
                <w:sz w:val="24"/>
              </w:rPr>
              <w:t>中值滤波</w:t>
            </w:r>
            <w:r w:rsidRPr="00986A4E">
              <w:rPr>
                <w:b/>
                <w:bCs/>
                <w:sz w:val="24"/>
              </w:rPr>
              <w:t xml:space="preserve"> 3×3</w:t>
            </w:r>
          </w:p>
        </w:tc>
        <w:tc>
          <w:tcPr>
            <w:tcW w:w="1284" w:type="pct"/>
            <w:hideMark/>
          </w:tcPr>
          <w:p w14:paraId="44164E05" w14:textId="77777777" w:rsidR="00986A4E" w:rsidRPr="00986A4E" w:rsidRDefault="00986A4E" w:rsidP="00986A4E">
            <w:pPr>
              <w:spacing w:line="360" w:lineRule="auto"/>
              <w:rPr>
                <w:b/>
                <w:bCs/>
                <w:sz w:val="24"/>
              </w:rPr>
            </w:pPr>
            <w:r w:rsidRPr="00986A4E">
              <w:rPr>
                <w:b/>
                <w:bCs/>
                <w:sz w:val="24"/>
              </w:rPr>
              <w:t xml:space="preserve">PSNR=17.73dB, </w:t>
            </w:r>
            <w:r w:rsidRPr="00986A4E">
              <w:rPr>
                <w:b/>
                <w:bCs/>
                <w:sz w:val="24"/>
              </w:rPr>
              <w:lastRenderedPageBreak/>
              <w:t>SSIM=0.1863</w:t>
            </w:r>
          </w:p>
        </w:tc>
        <w:tc>
          <w:tcPr>
            <w:tcW w:w="1254" w:type="pct"/>
            <w:hideMark/>
          </w:tcPr>
          <w:p w14:paraId="26BBEDEF" w14:textId="77777777" w:rsidR="00986A4E" w:rsidRPr="00986A4E" w:rsidRDefault="00986A4E" w:rsidP="00986A4E">
            <w:pPr>
              <w:spacing w:line="360" w:lineRule="auto"/>
              <w:rPr>
                <w:b/>
                <w:bCs/>
                <w:sz w:val="24"/>
              </w:rPr>
            </w:pPr>
            <w:r w:rsidRPr="00986A4E">
              <w:rPr>
                <w:b/>
                <w:bCs/>
                <w:sz w:val="24"/>
              </w:rPr>
              <w:lastRenderedPageBreak/>
              <w:t xml:space="preserve">PSNR=17.49dB, </w:t>
            </w:r>
            <w:r w:rsidRPr="00986A4E">
              <w:rPr>
                <w:b/>
                <w:bCs/>
                <w:sz w:val="24"/>
              </w:rPr>
              <w:lastRenderedPageBreak/>
              <w:t>SSIM=0.1623</w:t>
            </w:r>
          </w:p>
        </w:tc>
        <w:tc>
          <w:tcPr>
            <w:tcW w:w="1443" w:type="pct"/>
            <w:hideMark/>
          </w:tcPr>
          <w:p w14:paraId="12A3B4AE" w14:textId="77777777" w:rsidR="00986A4E" w:rsidRPr="00986A4E" w:rsidRDefault="00986A4E" w:rsidP="00986A4E">
            <w:pPr>
              <w:spacing w:line="360" w:lineRule="auto"/>
              <w:rPr>
                <w:b/>
                <w:bCs/>
                <w:sz w:val="24"/>
              </w:rPr>
            </w:pPr>
            <w:r w:rsidRPr="00986A4E">
              <w:rPr>
                <w:b/>
                <w:bCs/>
                <w:sz w:val="24"/>
              </w:rPr>
              <w:lastRenderedPageBreak/>
              <w:t xml:space="preserve">PSNR=44.02dB, </w:t>
            </w:r>
            <w:r w:rsidRPr="00986A4E">
              <w:rPr>
                <w:b/>
                <w:bCs/>
                <w:sz w:val="24"/>
              </w:rPr>
              <w:lastRenderedPageBreak/>
              <w:t>SSIM=0.9859</w:t>
            </w:r>
          </w:p>
        </w:tc>
      </w:tr>
      <w:tr w:rsidR="00986A4E" w:rsidRPr="00986A4E" w14:paraId="03E724F6" w14:textId="77777777" w:rsidTr="00986A4E">
        <w:tc>
          <w:tcPr>
            <w:tcW w:w="1019" w:type="pct"/>
            <w:hideMark/>
          </w:tcPr>
          <w:p w14:paraId="06B0F539" w14:textId="77777777" w:rsidR="00986A4E" w:rsidRPr="00986A4E" w:rsidRDefault="00986A4E" w:rsidP="00986A4E">
            <w:pPr>
              <w:spacing w:line="360" w:lineRule="auto"/>
              <w:rPr>
                <w:b/>
                <w:bCs/>
                <w:sz w:val="24"/>
              </w:rPr>
            </w:pPr>
            <w:r w:rsidRPr="00986A4E">
              <w:rPr>
                <w:b/>
                <w:bCs/>
                <w:sz w:val="24"/>
              </w:rPr>
              <w:lastRenderedPageBreak/>
              <w:t>中值滤波</w:t>
            </w:r>
            <w:r w:rsidRPr="00986A4E">
              <w:rPr>
                <w:b/>
                <w:bCs/>
                <w:sz w:val="24"/>
              </w:rPr>
              <w:t xml:space="preserve"> 5×5</w:t>
            </w:r>
          </w:p>
        </w:tc>
        <w:tc>
          <w:tcPr>
            <w:tcW w:w="1284" w:type="pct"/>
            <w:hideMark/>
          </w:tcPr>
          <w:p w14:paraId="4DBC355E" w14:textId="77777777" w:rsidR="00986A4E" w:rsidRPr="00986A4E" w:rsidRDefault="00986A4E" w:rsidP="00986A4E">
            <w:pPr>
              <w:spacing w:line="360" w:lineRule="auto"/>
              <w:rPr>
                <w:b/>
                <w:bCs/>
                <w:sz w:val="24"/>
              </w:rPr>
            </w:pPr>
            <w:r w:rsidRPr="00986A4E">
              <w:rPr>
                <w:b/>
                <w:bCs/>
                <w:sz w:val="24"/>
              </w:rPr>
              <w:t>PSNR=17.56dB, SSIM=0.1209</w:t>
            </w:r>
          </w:p>
        </w:tc>
        <w:tc>
          <w:tcPr>
            <w:tcW w:w="1254" w:type="pct"/>
            <w:hideMark/>
          </w:tcPr>
          <w:p w14:paraId="485830B0" w14:textId="77777777" w:rsidR="00986A4E" w:rsidRPr="00986A4E" w:rsidRDefault="00986A4E" w:rsidP="00986A4E">
            <w:pPr>
              <w:spacing w:line="360" w:lineRule="auto"/>
              <w:rPr>
                <w:b/>
                <w:bCs/>
                <w:sz w:val="24"/>
              </w:rPr>
            </w:pPr>
            <w:r w:rsidRPr="00986A4E">
              <w:rPr>
                <w:b/>
                <w:bCs/>
                <w:sz w:val="24"/>
              </w:rPr>
              <w:t>PSNR=17.39dB, SSIM=0.1159</w:t>
            </w:r>
          </w:p>
        </w:tc>
        <w:tc>
          <w:tcPr>
            <w:tcW w:w="1443" w:type="pct"/>
            <w:hideMark/>
          </w:tcPr>
          <w:p w14:paraId="7A50AC19" w14:textId="77777777" w:rsidR="00986A4E" w:rsidRPr="00986A4E" w:rsidRDefault="00986A4E" w:rsidP="00986A4E">
            <w:pPr>
              <w:spacing w:line="360" w:lineRule="auto"/>
              <w:rPr>
                <w:b/>
                <w:bCs/>
                <w:sz w:val="24"/>
              </w:rPr>
            </w:pPr>
            <w:r w:rsidRPr="00986A4E">
              <w:rPr>
                <w:b/>
                <w:bCs/>
                <w:sz w:val="24"/>
              </w:rPr>
              <w:t>PSNR=39.13dB, SSIM=0.9630</w:t>
            </w:r>
          </w:p>
        </w:tc>
      </w:tr>
    </w:tbl>
    <w:p w14:paraId="5E041508" w14:textId="7B21F9F8" w:rsidR="004D1315" w:rsidRPr="004D1315" w:rsidRDefault="004D1315" w:rsidP="004D1315">
      <w:pPr>
        <w:widowControl/>
        <w:wordWrap w:val="0"/>
        <w:spacing w:line="360" w:lineRule="atLeast"/>
        <w:ind w:firstLineChars="200" w:firstLine="480"/>
        <w:jc w:val="left"/>
        <w:rPr>
          <w:rFonts w:ascii="宋体" w:hAnsi="宋体" w:cs="Arial" w:hint="eastAsia"/>
          <w:color w:val="000000"/>
          <w:sz w:val="24"/>
        </w:rPr>
      </w:pPr>
      <w:r w:rsidRPr="004D1315">
        <w:rPr>
          <w:rFonts w:ascii="宋体" w:hAnsi="宋体" w:cs="Arial" w:hint="eastAsia"/>
          <w:color w:val="000000"/>
          <w:sz w:val="24"/>
        </w:rPr>
        <w:t>均值滤波可平滑噪声，但边缘模糊明显，</w:t>
      </w:r>
      <w:proofErr w:type="gramStart"/>
      <w:r w:rsidRPr="004D1315">
        <w:rPr>
          <w:rFonts w:ascii="宋体" w:hAnsi="宋体" w:cs="Arial" w:hint="eastAsia"/>
          <w:color w:val="000000"/>
          <w:sz w:val="24"/>
        </w:rPr>
        <w:t>核越大</w:t>
      </w:r>
      <w:proofErr w:type="gramEnd"/>
      <w:r w:rsidRPr="004D1315">
        <w:rPr>
          <w:rFonts w:ascii="宋体" w:hAnsi="宋体" w:cs="Arial" w:hint="eastAsia"/>
          <w:color w:val="000000"/>
          <w:sz w:val="24"/>
        </w:rPr>
        <w:t>模糊越严重；高斯滤波</w:t>
      </w:r>
      <w:proofErr w:type="gramStart"/>
      <w:r w:rsidRPr="004D1315">
        <w:rPr>
          <w:rFonts w:ascii="宋体" w:hAnsi="宋体" w:cs="Arial" w:hint="eastAsia"/>
          <w:color w:val="000000"/>
          <w:sz w:val="24"/>
        </w:rPr>
        <w:t>去噪效果</w:t>
      </w:r>
      <w:proofErr w:type="gramEnd"/>
      <w:r w:rsidRPr="004D1315">
        <w:rPr>
          <w:rFonts w:ascii="宋体" w:hAnsi="宋体" w:cs="Arial" w:hint="eastAsia"/>
          <w:color w:val="000000"/>
          <w:sz w:val="24"/>
        </w:rPr>
        <w:t>更自然，边缘保留优于均值滤波；中值滤波对椒盐噪声的去除效果最佳，文字边缘保留最清晰。</w:t>
      </w:r>
    </w:p>
    <w:p w14:paraId="5DA7CB91" w14:textId="013E9BC3" w:rsidR="004D1315" w:rsidRPr="004D1315" w:rsidRDefault="004D1315" w:rsidP="004D1315">
      <w:pPr>
        <w:widowControl/>
        <w:wordWrap w:val="0"/>
        <w:spacing w:line="360" w:lineRule="atLeast"/>
        <w:ind w:firstLineChars="200" w:firstLine="480"/>
        <w:jc w:val="left"/>
        <w:rPr>
          <w:rFonts w:ascii="宋体" w:hAnsi="宋体" w:cs="Arial" w:hint="eastAsia"/>
          <w:color w:val="000000"/>
          <w:sz w:val="24"/>
        </w:rPr>
      </w:pPr>
      <w:r w:rsidRPr="004D1315">
        <w:rPr>
          <w:rFonts w:ascii="宋体" w:hAnsi="宋体" w:cs="Arial" w:hint="eastAsia"/>
          <w:color w:val="000000"/>
          <w:sz w:val="24"/>
        </w:rPr>
        <w:t>在无明显噪声的</w:t>
      </w:r>
      <w:proofErr w:type="spellStart"/>
      <w:r w:rsidRPr="004D1315">
        <w:rPr>
          <w:rFonts w:ascii="宋体" w:hAnsi="宋体" w:cs="Arial" w:hint="eastAsia"/>
          <w:color w:val="000000"/>
          <w:sz w:val="24"/>
        </w:rPr>
        <w:t>dark_landscape</w:t>
      </w:r>
      <w:proofErr w:type="spellEnd"/>
      <w:r w:rsidRPr="004D1315">
        <w:rPr>
          <w:rFonts w:ascii="宋体" w:hAnsi="宋体" w:cs="Arial" w:hint="eastAsia"/>
          <w:color w:val="000000"/>
          <w:sz w:val="24"/>
        </w:rPr>
        <w:t>图中，三种滤波的PSNR、SSIM均极高（接近1），证明滤波操作对图像结构的破坏极小；高斯滤波3×3的综合指标最优，中值滤波对椒盐噪声的抑制效果最佳，均值滤波效果最差；所有滤波的5×5</w:t>
      </w:r>
      <w:proofErr w:type="gramStart"/>
      <w:r w:rsidRPr="004D1315">
        <w:rPr>
          <w:rFonts w:ascii="宋体" w:hAnsi="宋体" w:cs="Arial" w:hint="eastAsia"/>
          <w:color w:val="000000"/>
          <w:sz w:val="24"/>
        </w:rPr>
        <w:t>核指标</w:t>
      </w:r>
      <w:proofErr w:type="gramEnd"/>
      <w:r w:rsidRPr="004D1315">
        <w:rPr>
          <w:rFonts w:ascii="宋体" w:hAnsi="宋体" w:cs="Arial" w:hint="eastAsia"/>
          <w:color w:val="000000"/>
          <w:sz w:val="24"/>
        </w:rPr>
        <w:t>均低于3×3核，</w:t>
      </w:r>
      <w:proofErr w:type="gramStart"/>
      <w:r w:rsidRPr="004D1315">
        <w:rPr>
          <w:rFonts w:ascii="宋体" w:hAnsi="宋体" w:cs="Arial" w:hint="eastAsia"/>
          <w:color w:val="000000"/>
          <w:sz w:val="24"/>
        </w:rPr>
        <w:t>证明核越大</w:t>
      </w:r>
      <w:proofErr w:type="gramEnd"/>
      <w:r w:rsidRPr="004D1315">
        <w:rPr>
          <w:rFonts w:ascii="宋体" w:hAnsi="宋体" w:cs="Arial" w:hint="eastAsia"/>
          <w:color w:val="000000"/>
          <w:sz w:val="24"/>
        </w:rPr>
        <w:t>，细节损失越严重，3×3为最优选</w:t>
      </w:r>
      <w:proofErr w:type="gramStart"/>
      <w:r w:rsidRPr="004D1315">
        <w:rPr>
          <w:rFonts w:ascii="宋体" w:hAnsi="宋体" w:cs="Arial" w:hint="eastAsia"/>
          <w:color w:val="000000"/>
          <w:sz w:val="24"/>
        </w:rPr>
        <w:t>择</w:t>
      </w:r>
      <w:proofErr w:type="gramEnd"/>
      <w:r w:rsidRPr="004D1315">
        <w:rPr>
          <w:rFonts w:ascii="宋体" w:hAnsi="宋体" w:cs="Arial" w:hint="eastAsia"/>
          <w:color w:val="000000"/>
          <w:sz w:val="24"/>
        </w:rPr>
        <w:t>。</w:t>
      </w:r>
    </w:p>
    <w:p w14:paraId="1D6C8040" w14:textId="50E5EC4E" w:rsidR="004D1315" w:rsidRDefault="004D1315" w:rsidP="004D1315">
      <w:pPr>
        <w:widowControl/>
        <w:wordWrap w:val="0"/>
        <w:spacing w:line="360" w:lineRule="atLeast"/>
        <w:ind w:firstLineChars="200" w:firstLine="480"/>
        <w:jc w:val="left"/>
        <w:rPr>
          <w:rFonts w:ascii="宋体" w:hAnsi="宋体" w:cs="Arial"/>
          <w:color w:val="000000"/>
          <w:sz w:val="24"/>
        </w:rPr>
      </w:pPr>
      <w:r w:rsidRPr="004D1315">
        <w:rPr>
          <w:rFonts w:ascii="宋体" w:hAnsi="宋体" w:cs="Arial" w:hint="eastAsia"/>
          <w:color w:val="000000"/>
          <w:sz w:val="24"/>
        </w:rPr>
        <w:t>滤波后直方图的噪声尖峰被平滑，分布更集中，中值滤波的噪声去除最彻底。</w:t>
      </w:r>
    </w:p>
    <w:p w14:paraId="2BDAE256" w14:textId="25264734" w:rsidR="004D1315" w:rsidRPr="004D1315" w:rsidRDefault="004D1315" w:rsidP="004D1315">
      <w:pPr>
        <w:widowControl/>
        <w:wordWrap w:val="0"/>
        <w:spacing w:line="360" w:lineRule="atLeast"/>
        <w:jc w:val="left"/>
        <w:rPr>
          <w:rFonts w:hint="eastAsia"/>
          <w:b/>
          <w:sz w:val="24"/>
        </w:rPr>
      </w:pPr>
      <w:r w:rsidRPr="004D1315">
        <w:rPr>
          <w:rFonts w:hint="eastAsia"/>
          <w:b/>
          <w:sz w:val="24"/>
        </w:rPr>
        <w:t>（</w:t>
      </w:r>
      <w:r w:rsidRPr="004D1315">
        <w:rPr>
          <w:rFonts w:hint="eastAsia"/>
          <w:b/>
          <w:sz w:val="24"/>
        </w:rPr>
        <w:t>3</w:t>
      </w:r>
      <w:r w:rsidRPr="004D1315">
        <w:rPr>
          <w:rFonts w:hint="eastAsia"/>
          <w:b/>
          <w:sz w:val="24"/>
        </w:rPr>
        <w:t>）</w:t>
      </w:r>
      <w:r w:rsidRPr="004D1315">
        <w:rPr>
          <w:b/>
          <w:sz w:val="24"/>
        </w:rPr>
        <w:t>锐化与组合增强结果分析</w:t>
      </w:r>
    </w:p>
    <w:p w14:paraId="09516B58" w14:textId="613482A6" w:rsidR="004D1315" w:rsidRDefault="004D1315" w:rsidP="004D1315">
      <w:pPr>
        <w:widowControl/>
        <w:wordWrap w:val="0"/>
        <w:spacing w:line="360" w:lineRule="atLeast"/>
        <w:jc w:val="left"/>
        <w:rPr>
          <w:rFonts w:ascii="宋体" w:hAnsi="宋体" w:cs="Arial"/>
          <w:color w:val="000000"/>
          <w:sz w:val="24"/>
        </w:rPr>
      </w:pPr>
      <w:r>
        <w:rPr>
          <w:rFonts w:ascii="宋体" w:hAnsi="宋体" w:cs="Arial" w:hint="eastAsia"/>
          <w:noProof/>
          <w:color w:val="000000"/>
          <w:sz w:val="24"/>
        </w:rPr>
        <w:drawing>
          <wp:inline distT="0" distB="0" distL="0" distR="0" wp14:anchorId="3684FDA9" wp14:editId="139EF5F0">
            <wp:extent cx="5274310" cy="2637155"/>
            <wp:effectExtent l="0" t="0" r="2540" b="0"/>
            <wp:docPr id="39073282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32827" name="图片 39073282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637155"/>
                    </a:xfrm>
                    <a:prstGeom prst="rect">
                      <a:avLst/>
                    </a:prstGeom>
                  </pic:spPr>
                </pic:pic>
              </a:graphicData>
            </a:graphic>
          </wp:inline>
        </w:drawing>
      </w:r>
    </w:p>
    <w:p w14:paraId="6484CD80" w14:textId="22839380" w:rsidR="004D1315" w:rsidRDefault="004D1315" w:rsidP="004D1315">
      <w:pPr>
        <w:widowControl/>
        <w:spacing w:line="360" w:lineRule="atLeast"/>
        <w:jc w:val="center"/>
        <w:rPr>
          <w:rFonts w:ascii="宋体" w:hAnsi="宋体" w:cs="Arial" w:hint="eastAsia"/>
          <w:color w:val="000000"/>
          <w:sz w:val="24"/>
        </w:rPr>
      </w:pPr>
      <w:proofErr w:type="spellStart"/>
      <w:r w:rsidRPr="004D1315">
        <w:rPr>
          <w:b/>
          <w:bCs/>
          <w:sz w:val="24"/>
        </w:rPr>
        <w:t>low_contrast_face</w:t>
      </w:r>
      <w:r w:rsidR="00F52AB9">
        <w:rPr>
          <w:rFonts w:hint="eastAsia"/>
          <w:b/>
          <w:bCs/>
          <w:sz w:val="24"/>
        </w:rPr>
        <w:t>_Sharpen</w:t>
      </w:r>
      <w:proofErr w:type="spellEnd"/>
    </w:p>
    <w:p w14:paraId="6DF5BCA8" w14:textId="28E2FE99" w:rsidR="004D1315" w:rsidRDefault="004D1315" w:rsidP="004D1315">
      <w:pPr>
        <w:widowControl/>
        <w:wordWrap w:val="0"/>
        <w:spacing w:line="360" w:lineRule="atLeast"/>
        <w:jc w:val="left"/>
        <w:rPr>
          <w:rFonts w:ascii="宋体" w:hAnsi="宋体" w:cs="Arial"/>
          <w:color w:val="000000"/>
          <w:sz w:val="24"/>
        </w:rPr>
      </w:pPr>
      <w:r>
        <w:rPr>
          <w:rFonts w:ascii="宋体" w:hAnsi="宋体" w:cs="Arial" w:hint="eastAsia"/>
          <w:noProof/>
          <w:color w:val="000000"/>
          <w:sz w:val="24"/>
        </w:rPr>
        <w:lastRenderedPageBreak/>
        <w:drawing>
          <wp:inline distT="0" distB="0" distL="0" distR="0" wp14:anchorId="274DEFD4" wp14:editId="0795A9C7">
            <wp:extent cx="5274310" cy="2637155"/>
            <wp:effectExtent l="0" t="0" r="2540" b="0"/>
            <wp:docPr id="17502896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89618" name="图片 17502896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2637155"/>
                    </a:xfrm>
                    <a:prstGeom prst="rect">
                      <a:avLst/>
                    </a:prstGeom>
                  </pic:spPr>
                </pic:pic>
              </a:graphicData>
            </a:graphic>
          </wp:inline>
        </w:drawing>
      </w:r>
    </w:p>
    <w:p w14:paraId="51011E57" w14:textId="6ED2CE8B" w:rsidR="004D1315" w:rsidRDefault="004D1315" w:rsidP="004D1315">
      <w:pPr>
        <w:widowControl/>
        <w:spacing w:line="360" w:lineRule="atLeast"/>
        <w:jc w:val="center"/>
        <w:rPr>
          <w:rFonts w:ascii="宋体" w:hAnsi="宋体" w:cs="Arial" w:hint="eastAsia"/>
          <w:color w:val="000000"/>
          <w:sz w:val="24"/>
        </w:rPr>
      </w:pPr>
      <w:proofErr w:type="spellStart"/>
      <w:r w:rsidRPr="004D1315">
        <w:rPr>
          <w:b/>
          <w:bCs/>
          <w:sz w:val="24"/>
        </w:rPr>
        <w:t>noisy_document</w:t>
      </w:r>
      <w:r w:rsidR="00F52AB9">
        <w:rPr>
          <w:rFonts w:hint="eastAsia"/>
          <w:b/>
          <w:bCs/>
          <w:sz w:val="24"/>
        </w:rPr>
        <w:t>_Sharpen</w:t>
      </w:r>
      <w:proofErr w:type="spellEnd"/>
    </w:p>
    <w:p w14:paraId="67B1438C" w14:textId="08BA761D" w:rsidR="004D1315" w:rsidRDefault="004D1315" w:rsidP="004D1315">
      <w:pPr>
        <w:widowControl/>
        <w:wordWrap w:val="0"/>
        <w:spacing w:line="360" w:lineRule="atLeast"/>
        <w:jc w:val="left"/>
        <w:rPr>
          <w:rFonts w:ascii="宋体" w:hAnsi="宋体" w:cs="Arial"/>
          <w:color w:val="000000"/>
          <w:sz w:val="24"/>
        </w:rPr>
      </w:pPr>
      <w:r>
        <w:rPr>
          <w:rFonts w:ascii="宋体" w:hAnsi="宋体" w:cs="Arial" w:hint="eastAsia"/>
          <w:noProof/>
          <w:color w:val="000000"/>
          <w:sz w:val="24"/>
        </w:rPr>
        <w:drawing>
          <wp:inline distT="0" distB="0" distL="0" distR="0" wp14:anchorId="7451FB9E" wp14:editId="28C42394">
            <wp:extent cx="5274310" cy="2637155"/>
            <wp:effectExtent l="0" t="0" r="2540" b="0"/>
            <wp:docPr id="100508158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81586" name="图片 100508158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637155"/>
                    </a:xfrm>
                    <a:prstGeom prst="rect">
                      <a:avLst/>
                    </a:prstGeom>
                  </pic:spPr>
                </pic:pic>
              </a:graphicData>
            </a:graphic>
          </wp:inline>
        </w:drawing>
      </w:r>
    </w:p>
    <w:p w14:paraId="4FF89FED" w14:textId="405946A8" w:rsidR="004D1315" w:rsidRDefault="004D1315" w:rsidP="004D1315">
      <w:pPr>
        <w:widowControl/>
        <w:spacing w:line="360" w:lineRule="atLeast"/>
        <w:jc w:val="center"/>
        <w:rPr>
          <w:rFonts w:ascii="宋体" w:hAnsi="宋体" w:cs="Arial" w:hint="eastAsia"/>
          <w:color w:val="000000"/>
          <w:sz w:val="24"/>
        </w:rPr>
      </w:pPr>
      <w:proofErr w:type="spellStart"/>
      <w:r w:rsidRPr="004D1315">
        <w:rPr>
          <w:b/>
          <w:bCs/>
          <w:sz w:val="24"/>
        </w:rPr>
        <w:t>dark_landscape</w:t>
      </w:r>
      <w:r w:rsidR="00F52AB9">
        <w:rPr>
          <w:rFonts w:hint="eastAsia"/>
          <w:b/>
          <w:bCs/>
          <w:sz w:val="24"/>
        </w:rPr>
        <w:t>_Sharpen</w:t>
      </w:r>
      <w:proofErr w:type="spellEnd"/>
    </w:p>
    <w:tbl>
      <w:tblPr>
        <w:tblStyle w:val="1-1"/>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600" w:firstRow="0" w:lastRow="0" w:firstColumn="0" w:lastColumn="0" w:noHBand="1" w:noVBand="1"/>
      </w:tblPr>
      <w:tblGrid>
        <w:gridCol w:w="1972"/>
        <w:gridCol w:w="2125"/>
        <w:gridCol w:w="2125"/>
        <w:gridCol w:w="2054"/>
      </w:tblGrid>
      <w:tr w:rsidR="004D1315" w:rsidRPr="004D1315" w14:paraId="09EB6985" w14:textId="77777777" w:rsidTr="004D1315">
        <w:tc>
          <w:tcPr>
            <w:tcW w:w="1191" w:type="pct"/>
            <w:hideMark/>
          </w:tcPr>
          <w:p w14:paraId="1D0F0FCD" w14:textId="77777777" w:rsidR="004D1315" w:rsidRPr="004D1315" w:rsidRDefault="004D1315" w:rsidP="004D1315">
            <w:pPr>
              <w:spacing w:line="360" w:lineRule="auto"/>
              <w:rPr>
                <w:b/>
                <w:bCs/>
                <w:sz w:val="24"/>
              </w:rPr>
            </w:pPr>
            <w:r w:rsidRPr="004D1315">
              <w:rPr>
                <w:b/>
                <w:bCs/>
                <w:sz w:val="24"/>
              </w:rPr>
              <w:t>算法</w:t>
            </w:r>
          </w:p>
        </w:tc>
        <w:tc>
          <w:tcPr>
            <w:tcW w:w="1284" w:type="pct"/>
            <w:hideMark/>
          </w:tcPr>
          <w:p w14:paraId="65DDE8FD" w14:textId="77777777" w:rsidR="004D1315" w:rsidRPr="004D1315" w:rsidRDefault="004D1315" w:rsidP="004D1315">
            <w:pPr>
              <w:spacing w:line="360" w:lineRule="auto"/>
              <w:rPr>
                <w:b/>
                <w:bCs/>
                <w:sz w:val="24"/>
              </w:rPr>
            </w:pPr>
            <w:proofErr w:type="spellStart"/>
            <w:r w:rsidRPr="004D1315">
              <w:rPr>
                <w:b/>
                <w:bCs/>
                <w:sz w:val="24"/>
              </w:rPr>
              <w:t>low_contrast_face</w:t>
            </w:r>
            <w:proofErr w:type="spellEnd"/>
          </w:p>
        </w:tc>
        <w:tc>
          <w:tcPr>
            <w:tcW w:w="1284" w:type="pct"/>
            <w:hideMark/>
          </w:tcPr>
          <w:p w14:paraId="0D40109F" w14:textId="77777777" w:rsidR="004D1315" w:rsidRPr="004D1315" w:rsidRDefault="004D1315" w:rsidP="004D1315">
            <w:pPr>
              <w:spacing w:line="360" w:lineRule="auto"/>
              <w:rPr>
                <w:b/>
                <w:bCs/>
                <w:sz w:val="24"/>
              </w:rPr>
            </w:pPr>
            <w:proofErr w:type="spellStart"/>
            <w:r w:rsidRPr="004D1315">
              <w:rPr>
                <w:b/>
                <w:bCs/>
                <w:sz w:val="24"/>
              </w:rPr>
              <w:t>noisy_document</w:t>
            </w:r>
            <w:proofErr w:type="spellEnd"/>
          </w:p>
        </w:tc>
        <w:tc>
          <w:tcPr>
            <w:tcW w:w="1241" w:type="pct"/>
            <w:hideMark/>
          </w:tcPr>
          <w:p w14:paraId="6DCA6E03" w14:textId="77777777" w:rsidR="004D1315" w:rsidRPr="004D1315" w:rsidRDefault="004D1315" w:rsidP="004D1315">
            <w:pPr>
              <w:spacing w:line="360" w:lineRule="auto"/>
              <w:rPr>
                <w:b/>
                <w:bCs/>
                <w:sz w:val="24"/>
              </w:rPr>
            </w:pPr>
            <w:proofErr w:type="spellStart"/>
            <w:r w:rsidRPr="004D1315">
              <w:rPr>
                <w:b/>
                <w:bCs/>
                <w:sz w:val="24"/>
              </w:rPr>
              <w:t>dark_landscape</w:t>
            </w:r>
            <w:proofErr w:type="spellEnd"/>
          </w:p>
        </w:tc>
      </w:tr>
      <w:tr w:rsidR="004D1315" w:rsidRPr="004D1315" w14:paraId="700DFAE5" w14:textId="77777777" w:rsidTr="004D1315">
        <w:tc>
          <w:tcPr>
            <w:tcW w:w="1191" w:type="pct"/>
            <w:hideMark/>
          </w:tcPr>
          <w:p w14:paraId="273BD3AF" w14:textId="77777777" w:rsidR="004D1315" w:rsidRPr="004D1315" w:rsidRDefault="004D1315" w:rsidP="004D1315">
            <w:pPr>
              <w:spacing w:line="360" w:lineRule="auto"/>
              <w:rPr>
                <w:b/>
                <w:bCs/>
                <w:sz w:val="24"/>
              </w:rPr>
            </w:pPr>
            <w:r w:rsidRPr="004D1315">
              <w:rPr>
                <w:b/>
                <w:bCs/>
                <w:sz w:val="24"/>
              </w:rPr>
              <w:t>拉普拉斯锐化</w:t>
            </w:r>
          </w:p>
        </w:tc>
        <w:tc>
          <w:tcPr>
            <w:tcW w:w="1284" w:type="pct"/>
            <w:hideMark/>
          </w:tcPr>
          <w:p w14:paraId="3D34952D" w14:textId="77777777" w:rsidR="004D1315" w:rsidRPr="004D1315" w:rsidRDefault="004D1315" w:rsidP="004D1315">
            <w:pPr>
              <w:spacing w:line="360" w:lineRule="auto"/>
              <w:rPr>
                <w:b/>
                <w:bCs/>
                <w:sz w:val="24"/>
              </w:rPr>
            </w:pPr>
            <w:r w:rsidRPr="004D1315">
              <w:rPr>
                <w:b/>
                <w:bCs/>
                <w:sz w:val="24"/>
              </w:rPr>
              <w:t>PSNR=8.03dB, SSIM=0.1511</w:t>
            </w:r>
          </w:p>
        </w:tc>
        <w:tc>
          <w:tcPr>
            <w:tcW w:w="1284" w:type="pct"/>
            <w:hideMark/>
          </w:tcPr>
          <w:p w14:paraId="254BA675" w14:textId="77777777" w:rsidR="004D1315" w:rsidRPr="004D1315" w:rsidRDefault="004D1315" w:rsidP="004D1315">
            <w:pPr>
              <w:spacing w:line="360" w:lineRule="auto"/>
              <w:rPr>
                <w:b/>
                <w:bCs/>
                <w:sz w:val="24"/>
              </w:rPr>
            </w:pPr>
            <w:r w:rsidRPr="004D1315">
              <w:rPr>
                <w:b/>
                <w:bCs/>
                <w:sz w:val="24"/>
              </w:rPr>
              <w:t>PSNR=7.38dB, SSIM=0.1357</w:t>
            </w:r>
          </w:p>
        </w:tc>
        <w:tc>
          <w:tcPr>
            <w:tcW w:w="1241" w:type="pct"/>
            <w:hideMark/>
          </w:tcPr>
          <w:p w14:paraId="623D9870" w14:textId="77777777" w:rsidR="004D1315" w:rsidRPr="004D1315" w:rsidRDefault="004D1315" w:rsidP="004D1315">
            <w:pPr>
              <w:spacing w:line="360" w:lineRule="auto"/>
              <w:rPr>
                <w:b/>
                <w:bCs/>
                <w:sz w:val="24"/>
              </w:rPr>
            </w:pPr>
            <w:r w:rsidRPr="004D1315">
              <w:rPr>
                <w:b/>
                <w:bCs/>
                <w:sz w:val="24"/>
              </w:rPr>
              <w:t>PSNR=23.09dB, SSIM=0.5831</w:t>
            </w:r>
          </w:p>
        </w:tc>
      </w:tr>
      <w:tr w:rsidR="004D1315" w:rsidRPr="004D1315" w14:paraId="4895EFF9" w14:textId="77777777" w:rsidTr="004D1315">
        <w:tc>
          <w:tcPr>
            <w:tcW w:w="1191" w:type="pct"/>
            <w:hideMark/>
          </w:tcPr>
          <w:p w14:paraId="635F06D8" w14:textId="77777777" w:rsidR="004D1315" w:rsidRPr="004D1315" w:rsidRDefault="004D1315" w:rsidP="004D1315">
            <w:pPr>
              <w:spacing w:line="360" w:lineRule="auto"/>
              <w:rPr>
                <w:b/>
                <w:bCs/>
                <w:sz w:val="24"/>
              </w:rPr>
            </w:pPr>
            <w:r w:rsidRPr="004D1315">
              <w:rPr>
                <w:b/>
                <w:bCs/>
                <w:sz w:val="24"/>
              </w:rPr>
              <w:t>滤波</w:t>
            </w:r>
            <w:r w:rsidRPr="004D1315">
              <w:rPr>
                <w:b/>
                <w:bCs/>
                <w:sz w:val="24"/>
              </w:rPr>
              <w:t>→</w:t>
            </w:r>
            <w:r w:rsidRPr="004D1315">
              <w:rPr>
                <w:b/>
                <w:bCs/>
                <w:sz w:val="24"/>
              </w:rPr>
              <w:t>均衡</w:t>
            </w:r>
          </w:p>
        </w:tc>
        <w:tc>
          <w:tcPr>
            <w:tcW w:w="1284" w:type="pct"/>
            <w:hideMark/>
          </w:tcPr>
          <w:p w14:paraId="4F967CC9" w14:textId="77777777" w:rsidR="004D1315" w:rsidRPr="004D1315" w:rsidRDefault="004D1315" w:rsidP="004D1315">
            <w:pPr>
              <w:spacing w:line="360" w:lineRule="auto"/>
              <w:rPr>
                <w:b/>
                <w:bCs/>
                <w:sz w:val="24"/>
              </w:rPr>
            </w:pPr>
            <w:r w:rsidRPr="004D1315">
              <w:rPr>
                <w:b/>
                <w:bCs/>
                <w:sz w:val="24"/>
              </w:rPr>
              <w:t>PSNR=12.88dB, SSIM=0.3062</w:t>
            </w:r>
          </w:p>
        </w:tc>
        <w:tc>
          <w:tcPr>
            <w:tcW w:w="1284" w:type="pct"/>
            <w:hideMark/>
          </w:tcPr>
          <w:p w14:paraId="5B3E0F92" w14:textId="77777777" w:rsidR="004D1315" w:rsidRPr="004D1315" w:rsidRDefault="004D1315" w:rsidP="004D1315">
            <w:pPr>
              <w:spacing w:line="360" w:lineRule="auto"/>
              <w:rPr>
                <w:b/>
                <w:bCs/>
                <w:sz w:val="24"/>
              </w:rPr>
            </w:pPr>
            <w:r w:rsidRPr="004D1315">
              <w:rPr>
                <w:b/>
                <w:bCs/>
                <w:sz w:val="24"/>
              </w:rPr>
              <w:t>PSNR=11.84dB, SSIM=0.2787</w:t>
            </w:r>
          </w:p>
        </w:tc>
        <w:tc>
          <w:tcPr>
            <w:tcW w:w="1241" w:type="pct"/>
            <w:hideMark/>
          </w:tcPr>
          <w:p w14:paraId="76E84B19" w14:textId="77777777" w:rsidR="004D1315" w:rsidRPr="004D1315" w:rsidRDefault="004D1315" w:rsidP="004D1315">
            <w:pPr>
              <w:spacing w:line="360" w:lineRule="auto"/>
              <w:rPr>
                <w:b/>
                <w:bCs/>
                <w:sz w:val="24"/>
              </w:rPr>
            </w:pPr>
            <w:r w:rsidRPr="004D1315">
              <w:rPr>
                <w:b/>
                <w:bCs/>
                <w:sz w:val="24"/>
              </w:rPr>
              <w:t>PSNR=12.66dB, SSIM=0.7432</w:t>
            </w:r>
          </w:p>
        </w:tc>
      </w:tr>
      <w:tr w:rsidR="004D1315" w:rsidRPr="004D1315" w14:paraId="114AEF68" w14:textId="77777777" w:rsidTr="004D1315">
        <w:tc>
          <w:tcPr>
            <w:tcW w:w="1191" w:type="pct"/>
            <w:hideMark/>
          </w:tcPr>
          <w:p w14:paraId="3B2400E5" w14:textId="77777777" w:rsidR="004D1315" w:rsidRPr="004D1315" w:rsidRDefault="004D1315" w:rsidP="004D1315">
            <w:pPr>
              <w:spacing w:line="360" w:lineRule="auto"/>
              <w:rPr>
                <w:b/>
                <w:bCs/>
                <w:sz w:val="24"/>
              </w:rPr>
            </w:pPr>
            <w:r w:rsidRPr="004D1315">
              <w:rPr>
                <w:b/>
                <w:bCs/>
                <w:sz w:val="24"/>
              </w:rPr>
              <w:t>均衡</w:t>
            </w:r>
            <w:r w:rsidRPr="004D1315">
              <w:rPr>
                <w:b/>
                <w:bCs/>
                <w:sz w:val="24"/>
              </w:rPr>
              <w:t>→</w:t>
            </w:r>
            <w:r w:rsidRPr="004D1315">
              <w:rPr>
                <w:b/>
                <w:bCs/>
                <w:sz w:val="24"/>
              </w:rPr>
              <w:t>滤波</w:t>
            </w:r>
          </w:p>
        </w:tc>
        <w:tc>
          <w:tcPr>
            <w:tcW w:w="1284" w:type="pct"/>
            <w:hideMark/>
          </w:tcPr>
          <w:p w14:paraId="6F431812" w14:textId="77777777" w:rsidR="004D1315" w:rsidRPr="004D1315" w:rsidRDefault="004D1315" w:rsidP="004D1315">
            <w:pPr>
              <w:spacing w:line="360" w:lineRule="auto"/>
              <w:rPr>
                <w:b/>
                <w:bCs/>
                <w:sz w:val="24"/>
              </w:rPr>
            </w:pPr>
            <w:r w:rsidRPr="004D1315">
              <w:rPr>
                <w:b/>
                <w:bCs/>
                <w:sz w:val="24"/>
              </w:rPr>
              <w:t>PSNR=14.69dB, SSIM=0.2855</w:t>
            </w:r>
          </w:p>
        </w:tc>
        <w:tc>
          <w:tcPr>
            <w:tcW w:w="1284" w:type="pct"/>
            <w:hideMark/>
          </w:tcPr>
          <w:p w14:paraId="7BFF644B" w14:textId="77777777" w:rsidR="004D1315" w:rsidRPr="004D1315" w:rsidRDefault="004D1315" w:rsidP="004D1315">
            <w:pPr>
              <w:spacing w:line="360" w:lineRule="auto"/>
              <w:rPr>
                <w:b/>
                <w:bCs/>
                <w:sz w:val="24"/>
              </w:rPr>
            </w:pPr>
            <w:r w:rsidRPr="004D1315">
              <w:rPr>
                <w:b/>
                <w:bCs/>
                <w:sz w:val="24"/>
              </w:rPr>
              <w:t>PSNR=12.63dB, SSIM=0.2385</w:t>
            </w:r>
          </w:p>
        </w:tc>
        <w:tc>
          <w:tcPr>
            <w:tcW w:w="1241" w:type="pct"/>
            <w:hideMark/>
          </w:tcPr>
          <w:p w14:paraId="0FB797E5" w14:textId="77777777" w:rsidR="004D1315" w:rsidRPr="004D1315" w:rsidRDefault="004D1315" w:rsidP="004D1315">
            <w:pPr>
              <w:spacing w:line="360" w:lineRule="auto"/>
              <w:rPr>
                <w:b/>
                <w:bCs/>
                <w:sz w:val="24"/>
              </w:rPr>
            </w:pPr>
            <w:r w:rsidRPr="004D1315">
              <w:rPr>
                <w:b/>
                <w:bCs/>
                <w:sz w:val="24"/>
              </w:rPr>
              <w:t>PSNR=12.76dB, SSIM=0.7582</w:t>
            </w:r>
          </w:p>
        </w:tc>
      </w:tr>
    </w:tbl>
    <w:p w14:paraId="48894205" w14:textId="0D175AAE" w:rsidR="004D1315" w:rsidRPr="004D1315" w:rsidRDefault="004D1315" w:rsidP="004D1315">
      <w:pPr>
        <w:widowControl/>
        <w:wordWrap w:val="0"/>
        <w:spacing w:line="360" w:lineRule="atLeast"/>
        <w:ind w:firstLineChars="200" w:firstLine="480"/>
        <w:jc w:val="left"/>
        <w:rPr>
          <w:rFonts w:ascii="宋体" w:hAnsi="宋体" w:cs="Arial" w:hint="eastAsia"/>
          <w:color w:val="000000"/>
          <w:sz w:val="24"/>
        </w:rPr>
      </w:pPr>
      <w:r w:rsidRPr="004D1315">
        <w:rPr>
          <w:rFonts w:ascii="宋体" w:hAnsi="宋体" w:cs="Arial" w:hint="eastAsia"/>
          <w:color w:val="000000"/>
          <w:sz w:val="24"/>
        </w:rPr>
        <w:lastRenderedPageBreak/>
        <w:t>拉普拉斯锐化</w:t>
      </w:r>
      <w:r>
        <w:rPr>
          <w:rFonts w:ascii="宋体" w:hAnsi="宋体" w:cs="Arial" w:hint="eastAsia"/>
          <w:color w:val="000000"/>
          <w:sz w:val="24"/>
        </w:rPr>
        <w:t>在</w:t>
      </w:r>
      <w:r w:rsidRPr="004D1315">
        <w:rPr>
          <w:rFonts w:ascii="宋体" w:hAnsi="宋体" w:cs="Arial" w:hint="eastAsia"/>
          <w:color w:val="000000"/>
          <w:sz w:val="24"/>
        </w:rPr>
        <w:t>视觉上边缘明显增强，</w:t>
      </w:r>
      <w:proofErr w:type="gramStart"/>
      <w:r w:rsidRPr="004D1315">
        <w:rPr>
          <w:rFonts w:ascii="宋体" w:hAnsi="宋体" w:cs="Arial" w:hint="eastAsia"/>
          <w:color w:val="000000"/>
          <w:sz w:val="24"/>
        </w:rPr>
        <w:t>但含噪图像</w:t>
      </w:r>
      <w:proofErr w:type="gramEnd"/>
      <w:r w:rsidRPr="004D1315">
        <w:rPr>
          <w:rFonts w:ascii="宋体" w:hAnsi="宋体" w:cs="Arial" w:hint="eastAsia"/>
          <w:color w:val="000000"/>
          <w:sz w:val="24"/>
        </w:rPr>
        <w:t>的噪声被同步放大，画面颗粒感加重；指标上PSNR极低，因锐化大幅改变了像素值，符合算法特性，仅适用于无噪图像的细节增强。</w:t>
      </w:r>
    </w:p>
    <w:p w14:paraId="54B684D2" w14:textId="3447C14F" w:rsidR="004D1315" w:rsidRPr="004D1315" w:rsidRDefault="004D1315" w:rsidP="004D1315">
      <w:pPr>
        <w:widowControl/>
        <w:wordWrap w:val="0"/>
        <w:spacing w:line="360" w:lineRule="atLeast"/>
        <w:ind w:firstLineChars="200" w:firstLine="480"/>
        <w:jc w:val="left"/>
        <w:rPr>
          <w:rFonts w:ascii="宋体" w:hAnsi="宋体" w:cs="Arial" w:hint="eastAsia"/>
          <w:color w:val="000000"/>
          <w:sz w:val="24"/>
        </w:rPr>
      </w:pPr>
      <w:r w:rsidRPr="004D1315">
        <w:rPr>
          <w:rFonts w:ascii="宋体" w:hAnsi="宋体" w:cs="Arial" w:hint="eastAsia"/>
          <w:color w:val="000000"/>
          <w:sz w:val="24"/>
        </w:rPr>
        <w:t>视觉上滤波→均衡</w:t>
      </w:r>
      <w:proofErr w:type="gramStart"/>
      <w:r w:rsidRPr="004D1315">
        <w:rPr>
          <w:rFonts w:ascii="宋体" w:hAnsi="宋体" w:cs="Arial" w:hint="eastAsia"/>
          <w:color w:val="000000"/>
          <w:sz w:val="24"/>
        </w:rPr>
        <w:t>先去噪再增强</w:t>
      </w:r>
      <w:proofErr w:type="gramEnd"/>
      <w:r w:rsidRPr="004D1315">
        <w:rPr>
          <w:rFonts w:ascii="宋体" w:hAnsi="宋体" w:cs="Arial" w:hint="eastAsia"/>
          <w:color w:val="000000"/>
          <w:sz w:val="24"/>
        </w:rPr>
        <w:t>，画面干净无噪点，对比度提升自然；均衡→滤波先放大噪声再平滑，细节丢失严重，边缘模糊。指标上两种组合的PSNR相近，但滤波→均衡的SSIM更高，证明其结构保留更完整，是</w:t>
      </w:r>
      <w:proofErr w:type="gramStart"/>
      <w:r w:rsidRPr="004D1315">
        <w:rPr>
          <w:rFonts w:ascii="宋体" w:hAnsi="宋体" w:cs="Arial" w:hint="eastAsia"/>
          <w:color w:val="000000"/>
          <w:sz w:val="24"/>
        </w:rPr>
        <w:t>含噪低</w:t>
      </w:r>
      <w:proofErr w:type="gramEnd"/>
      <w:r w:rsidRPr="004D1315">
        <w:rPr>
          <w:rFonts w:ascii="宋体" w:hAnsi="宋体" w:cs="Arial" w:hint="eastAsia"/>
          <w:color w:val="000000"/>
          <w:sz w:val="24"/>
        </w:rPr>
        <w:t>对比度图像的最优方案。</w:t>
      </w:r>
    </w:p>
    <w:p w14:paraId="4C139D6E" w14:textId="15965C31" w:rsidR="004D1315" w:rsidRPr="004D1315" w:rsidRDefault="004D1315" w:rsidP="000B1085">
      <w:pPr>
        <w:widowControl/>
        <w:wordWrap w:val="0"/>
        <w:spacing w:line="360" w:lineRule="atLeast"/>
        <w:ind w:firstLineChars="200" w:firstLine="480"/>
        <w:jc w:val="left"/>
        <w:rPr>
          <w:rFonts w:ascii="宋体" w:hAnsi="宋体" w:cs="Arial" w:hint="eastAsia"/>
          <w:color w:val="000000"/>
          <w:sz w:val="24"/>
        </w:rPr>
      </w:pPr>
      <w:r w:rsidRPr="004D1315">
        <w:rPr>
          <w:rFonts w:ascii="宋体" w:hAnsi="宋体" w:cs="Arial" w:hint="eastAsia"/>
          <w:color w:val="000000"/>
          <w:sz w:val="24"/>
        </w:rPr>
        <w:t>滤波→均衡的直方图均匀分布，无噪声尖峰；均衡→滤波的直方图被过度平滑，细节信息丢失。</w:t>
      </w:r>
    </w:p>
    <w:p w14:paraId="0937D709" w14:textId="7022BA15" w:rsidR="000B1085" w:rsidRDefault="000B1085" w:rsidP="000B1085">
      <w:pPr>
        <w:numPr>
          <w:ilvl w:val="0"/>
          <w:numId w:val="1"/>
        </w:numPr>
        <w:spacing w:line="360" w:lineRule="auto"/>
        <w:rPr>
          <w:b/>
          <w:sz w:val="28"/>
          <w:szCs w:val="28"/>
        </w:rPr>
      </w:pPr>
      <w:r w:rsidRPr="009F4685">
        <w:rPr>
          <w:rFonts w:hint="eastAsia"/>
          <w:b/>
          <w:sz w:val="28"/>
          <w:szCs w:val="28"/>
        </w:rPr>
        <w:t>实验</w:t>
      </w:r>
      <w:r>
        <w:rPr>
          <w:rFonts w:hint="eastAsia"/>
          <w:b/>
          <w:sz w:val="28"/>
          <w:szCs w:val="28"/>
        </w:rPr>
        <w:t>总结</w:t>
      </w:r>
    </w:p>
    <w:p w14:paraId="1A378664" w14:textId="77777777" w:rsidR="000B1085" w:rsidRDefault="000B1085" w:rsidP="000B1085">
      <w:pPr>
        <w:widowControl/>
        <w:wordWrap w:val="0"/>
        <w:spacing w:line="360" w:lineRule="atLeast"/>
        <w:jc w:val="left"/>
        <w:rPr>
          <w:rFonts w:ascii="宋体" w:hAnsi="宋体" w:cs="Arial"/>
          <w:color w:val="000000"/>
          <w:sz w:val="24"/>
        </w:rPr>
      </w:pPr>
      <w:r w:rsidRPr="000B1085">
        <w:rPr>
          <w:rFonts w:ascii="宋体" w:hAnsi="宋体" w:cs="Arial"/>
          <w:color w:val="000000"/>
          <w:sz w:val="24"/>
        </w:rPr>
        <w:t>本次实验通过三张不同类型的图像，全面验证了各增强算法的性能：</w:t>
      </w:r>
    </w:p>
    <w:p w14:paraId="2249F5BF" w14:textId="279D964F" w:rsidR="000B1085" w:rsidRPr="000B1085" w:rsidRDefault="000B1085" w:rsidP="000B1085">
      <w:pPr>
        <w:pStyle w:val="a4"/>
        <w:widowControl/>
        <w:numPr>
          <w:ilvl w:val="0"/>
          <w:numId w:val="25"/>
        </w:numPr>
        <w:wordWrap w:val="0"/>
        <w:spacing w:line="360" w:lineRule="atLeast"/>
        <w:ind w:firstLineChars="0"/>
        <w:jc w:val="left"/>
        <w:rPr>
          <w:rFonts w:ascii="宋体" w:hAnsi="宋体" w:cs="Arial"/>
          <w:color w:val="000000"/>
          <w:sz w:val="24"/>
        </w:rPr>
      </w:pPr>
      <w:r w:rsidRPr="000B1085">
        <w:rPr>
          <w:rFonts w:ascii="宋体" w:hAnsi="宋体" w:cs="Arial"/>
          <w:color w:val="000000"/>
          <w:sz w:val="24"/>
        </w:rPr>
        <w:t>CLAHE综合效果远优于全局直方图均衡，可有效避免</w:t>
      </w:r>
      <w:proofErr w:type="gramStart"/>
      <w:r w:rsidRPr="000B1085">
        <w:rPr>
          <w:rFonts w:ascii="宋体" w:hAnsi="宋体" w:cs="Arial"/>
          <w:color w:val="000000"/>
          <w:sz w:val="24"/>
        </w:rPr>
        <w:t>过增强</w:t>
      </w:r>
      <w:proofErr w:type="gramEnd"/>
      <w:r w:rsidRPr="000B1085">
        <w:rPr>
          <w:rFonts w:ascii="宋体" w:hAnsi="宋体" w:cs="Arial"/>
          <w:color w:val="000000"/>
          <w:sz w:val="24"/>
        </w:rPr>
        <w:t>与噪声放大，</w:t>
      </w:r>
      <w:proofErr w:type="spellStart"/>
      <w:r w:rsidRPr="000B1085">
        <w:rPr>
          <w:rFonts w:ascii="宋体" w:hAnsi="宋体" w:cs="Arial"/>
          <w:color w:val="000000"/>
          <w:sz w:val="24"/>
        </w:rPr>
        <w:t>clipLimit</w:t>
      </w:r>
      <w:proofErr w:type="spellEnd"/>
      <w:r w:rsidRPr="000B1085">
        <w:rPr>
          <w:rFonts w:ascii="宋体" w:hAnsi="宋体" w:cs="Arial"/>
          <w:color w:val="000000"/>
          <w:sz w:val="24"/>
        </w:rPr>
        <w:t>=2.0为最优参数。</w:t>
      </w:r>
    </w:p>
    <w:p w14:paraId="0A656E3E" w14:textId="55C953B8" w:rsidR="000B1085" w:rsidRPr="000B1085" w:rsidRDefault="000B1085" w:rsidP="000B1085">
      <w:pPr>
        <w:pStyle w:val="a4"/>
        <w:widowControl/>
        <w:numPr>
          <w:ilvl w:val="0"/>
          <w:numId w:val="25"/>
        </w:numPr>
        <w:wordWrap w:val="0"/>
        <w:spacing w:line="360" w:lineRule="atLeast"/>
        <w:ind w:firstLineChars="0"/>
        <w:jc w:val="left"/>
        <w:rPr>
          <w:rFonts w:ascii="宋体" w:hAnsi="宋体" w:cs="Arial"/>
          <w:color w:val="000000"/>
          <w:sz w:val="24"/>
        </w:rPr>
      </w:pPr>
      <w:r w:rsidRPr="000B1085">
        <w:rPr>
          <w:rFonts w:ascii="宋体" w:hAnsi="宋体" w:cs="Arial"/>
          <w:color w:val="000000"/>
          <w:sz w:val="24"/>
        </w:rPr>
        <w:t>中值滤波针对椒盐噪声效果最佳，高斯滤波在</w:t>
      </w:r>
      <w:proofErr w:type="gramStart"/>
      <w:r w:rsidRPr="000B1085">
        <w:rPr>
          <w:rFonts w:ascii="宋体" w:hAnsi="宋体" w:cs="Arial"/>
          <w:color w:val="000000"/>
          <w:sz w:val="24"/>
        </w:rPr>
        <w:t>去噪与边缘保留间</w:t>
      </w:r>
      <w:proofErr w:type="gramEnd"/>
      <w:r w:rsidRPr="000B1085">
        <w:rPr>
          <w:rFonts w:ascii="宋体" w:hAnsi="宋体" w:cs="Arial"/>
          <w:color w:val="000000"/>
          <w:sz w:val="24"/>
        </w:rPr>
        <w:t>平衡最优，3×3核为最优选</w:t>
      </w:r>
      <w:proofErr w:type="gramStart"/>
      <w:r w:rsidRPr="000B1085">
        <w:rPr>
          <w:rFonts w:ascii="宋体" w:hAnsi="宋体" w:cs="Arial"/>
          <w:color w:val="000000"/>
          <w:sz w:val="24"/>
        </w:rPr>
        <w:t>择</w:t>
      </w:r>
      <w:proofErr w:type="gramEnd"/>
      <w:r w:rsidRPr="000B1085">
        <w:rPr>
          <w:rFonts w:ascii="宋体" w:hAnsi="宋体" w:cs="Arial"/>
          <w:color w:val="000000"/>
          <w:sz w:val="24"/>
        </w:rPr>
        <w:t>。</w:t>
      </w:r>
    </w:p>
    <w:p w14:paraId="7042E96F" w14:textId="50C0EE18" w:rsidR="000B1085" w:rsidRPr="000B1085" w:rsidRDefault="000B1085" w:rsidP="000B1085">
      <w:pPr>
        <w:pStyle w:val="a4"/>
        <w:widowControl/>
        <w:numPr>
          <w:ilvl w:val="0"/>
          <w:numId w:val="25"/>
        </w:numPr>
        <w:wordWrap w:val="0"/>
        <w:spacing w:line="360" w:lineRule="atLeast"/>
        <w:ind w:firstLineChars="0"/>
        <w:jc w:val="left"/>
        <w:rPr>
          <w:rFonts w:ascii="宋体" w:hAnsi="宋体" w:cs="Arial"/>
          <w:color w:val="000000"/>
          <w:sz w:val="24"/>
        </w:rPr>
      </w:pPr>
      <w:r w:rsidRPr="000B1085">
        <w:rPr>
          <w:rFonts w:ascii="宋体" w:hAnsi="宋体" w:cs="Arial"/>
          <w:color w:val="000000"/>
          <w:sz w:val="24"/>
        </w:rPr>
        <w:t>滤波→均衡是</w:t>
      </w:r>
      <w:proofErr w:type="gramStart"/>
      <w:r w:rsidRPr="000B1085">
        <w:rPr>
          <w:rFonts w:ascii="宋体" w:hAnsi="宋体" w:cs="Arial"/>
          <w:color w:val="000000"/>
          <w:sz w:val="24"/>
        </w:rPr>
        <w:t>含噪低</w:t>
      </w:r>
      <w:proofErr w:type="gramEnd"/>
      <w:r w:rsidRPr="000B1085">
        <w:rPr>
          <w:rFonts w:ascii="宋体" w:hAnsi="宋体" w:cs="Arial"/>
          <w:color w:val="000000"/>
          <w:sz w:val="24"/>
        </w:rPr>
        <w:t>对比度图像的最优方案，处理顺序对效果影响巨大，需严格遵循先去噪，后增强的逻辑。</w:t>
      </w:r>
    </w:p>
    <w:p w14:paraId="520227E8" w14:textId="63644ED1" w:rsidR="000B1085" w:rsidRPr="000B1085" w:rsidRDefault="000B1085" w:rsidP="000B1085">
      <w:pPr>
        <w:pStyle w:val="a4"/>
        <w:widowControl/>
        <w:numPr>
          <w:ilvl w:val="0"/>
          <w:numId w:val="25"/>
        </w:numPr>
        <w:wordWrap w:val="0"/>
        <w:spacing w:line="360" w:lineRule="atLeast"/>
        <w:ind w:firstLineChars="0"/>
        <w:jc w:val="left"/>
        <w:rPr>
          <w:rFonts w:ascii="宋体" w:hAnsi="宋体" w:cs="Arial"/>
          <w:color w:val="000000"/>
          <w:sz w:val="24"/>
        </w:rPr>
      </w:pPr>
      <w:r w:rsidRPr="000B1085">
        <w:rPr>
          <w:rFonts w:ascii="宋体" w:hAnsi="宋体" w:cs="Arial"/>
          <w:color w:val="000000"/>
          <w:sz w:val="24"/>
        </w:rPr>
        <w:t>定量指标：PSNR与SSIM可有效评估增强效果，PSNR衡量像素失真，SSIM衡量结构相似性，两者结合可全面客观地评价算法性能，与视觉观察高度一致。</w:t>
      </w:r>
    </w:p>
    <w:p w14:paraId="58294C90" w14:textId="445B7D7F" w:rsidR="004D1315" w:rsidRPr="004D1315" w:rsidRDefault="004D1315" w:rsidP="000B1085">
      <w:pPr>
        <w:widowControl/>
        <w:wordWrap w:val="0"/>
        <w:spacing w:line="360" w:lineRule="atLeast"/>
        <w:jc w:val="left"/>
        <w:rPr>
          <w:rFonts w:ascii="宋体" w:hAnsi="宋体" w:cs="Arial" w:hint="eastAsia"/>
          <w:color w:val="000000"/>
          <w:sz w:val="24"/>
        </w:rPr>
      </w:pPr>
    </w:p>
    <w:sectPr w:rsidR="004D1315" w:rsidRPr="004D1315">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4803"/>
    <w:multiLevelType w:val="multilevel"/>
    <w:tmpl w:val="D024A96E"/>
    <w:lvl w:ilvl="0">
      <w:start w:val="1"/>
      <w:numFmt w:val="japaneseCounting"/>
      <w:lvlText w:val="%1、"/>
      <w:lvlJc w:val="left"/>
      <w:pPr>
        <w:ind w:left="720" w:hanging="720"/>
      </w:pPr>
      <w:rPr>
        <w:rFonts w:hint="default"/>
      </w:rPr>
    </w:lvl>
    <w:lvl w:ilvl="1">
      <w:start w:val="1"/>
      <w:numFmt w:val="decimal"/>
      <w:lvlText w:val="%2."/>
      <w:lvlJc w:val="left"/>
      <w:pPr>
        <w:ind w:left="860" w:hanging="440"/>
      </w:pPr>
      <w:rPr>
        <w:rFonts w:hint="eastAsia"/>
      </w:rPr>
    </w:lvl>
    <w:lvl w:ilvl="2">
      <w:start w:val="1"/>
      <w:numFmt w:val="decimal"/>
      <w:lvlText w:val="%3."/>
      <w:lvlJc w:val="left"/>
      <w:pPr>
        <w:ind w:left="1280" w:hanging="440"/>
      </w:pPr>
      <w:rPr>
        <w:rFonts w:hint="eastAsia"/>
        <w:b/>
        <w:bCs w:val="0"/>
      </w:r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6244BD8"/>
    <w:multiLevelType w:val="multilevel"/>
    <w:tmpl w:val="D6B0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C7DD5"/>
    <w:multiLevelType w:val="hybridMultilevel"/>
    <w:tmpl w:val="6B065514"/>
    <w:lvl w:ilvl="0" w:tplc="118A624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CC333E0"/>
    <w:multiLevelType w:val="multilevel"/>
    <w:tmpl w:val="CFE28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D12CD3"/>
    <w:multiLevelType w:val="hybridMultilevel"/>
    <w:tmpl w:val="566E414A"/>
    <w:lvl w:ilvl="0" w:tplc="CA720F90">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13222AD9"/>
    <w:multiLevelType w:val="hybridMultilevel"/>
    <w:tmpl w:val="2CBEFA04"/>
    <w:lvl w:ilvl="0" w:tplc="F968AA06">
      <w:start w:val="1"/>
      <w:numFmt w:val="decimal"/>
      <w:lvlText w:val="（%1）"/>
      <w:lvlJc w:val="left"/>
      <w:pPr>
        <w:ind w:left="1440" w:hanging="72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6" w15:restartNumberingAfterBreak="0">
    <w:nsid w:val="1DBC729B"/>
    <w:multiLevelType w:val="multilevel"/>
    <w:tmpl w:val="0BAC0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86168B"/>
    <w:multiLevelType w:val="hybridMultilevel"/>
    <w:tmpl w:val="F724D9EA"/>
    <w:lvl w:ilvl="0" w:tplc="118A624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5334158"/>
    <w:multiLevelType w:val="hybridMultilevel"/>
    <w:tmpl w:val="B8947852"/>
    <w:lvl w:ilvl="0" w:tplc="FD86B91A">
      <w:start w:val="1"/>
      <w:numFmt w:val="decimal"/>
      <w:lvlText w:val="（%1）"/>
      <w:lvlJc w:val="left"/>
      <w:pPr>
        <w:ind w:left="1440" w:hanging="72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9" w15:restartNumberingAfterBreak="0">
    <w:nsid w:val="268458F7"/>
    <w:multiLevelType w:val="hybridMultilevel"/>
    <w:tmpl w:val="691244A6"/>
    <w:lvl w:ilvl="0" w:tplc="767E4CF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B0A1E39"/>
    <w:multiLevelType w:val="hybridMultilevel"/>
    <w:tmpl w:val="CAE8BF2A"/>
    <w:lvl w:ilvl="0" w:tplc="118A624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F362D0B"/>
    <w:multiLevelType w:val="multilevel"/>
    <w:tmpl w:val="796A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F807B2"/>
    <w:multiLevelType w:val="hybridMultilevel"/>
    <w:tmpl w:val="FDAC629E"/>
    <w:lvl w:ilvl="0" w:tplc="9C5E34FC">
      <w:numFmt w:val="bullet"/>
      <w:lvlText w:val=""/>
      <w:lvlJc w:val="left"/>
      <w:pPr>
        <w:ind w:left="360" w:hanging="360"/>
      </w:pPr>
      <w:rPr>
        <w:rFonts w:ascii="Symbol" w:eastAsia="宋体" w:hAnsi="Symbol" w:cs="宋体"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458D065E"/>
    <w:multiLevelType w:val="hybridMultilevel"/>
    <w:tmpl w:val="C34E2EF8"/>
    <w:lvl w:ilvl="0" w:tplc="118A6240">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520F4B2B"/>
    <w:multiLevelType w:val="hybridMultilevel"/>
    <w:tmpl w:val="E848ACFE"/>
    <w:lvl w:ilvl="0" w:tplc="1518BDF8">
      <w:start w:val="1"/>
      <w:numFmt w:val="decimal"/>
      <w:lvlText w:val="%1."/>
      <w:lvlJc w:val="left"/>
      <w:pPr>
        <w:ind w:left="1280" w:hanging="720"/>
      </w:pPr>
      <w:rPr>
        <w:rFonts w:hint="eastAsia"/>
        <w:b/>
        <w:bCs w:val="0"/>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15" w15:restartNumberingAfterBreak="0">
    <w:nsid w:val="52A41631"/>
    <w:multiLevelType w:val="hybridMultilevel"/>
    <w:tmpl w:val="F61085B4"/>
    <w:lvl w:ilvl="0" w:tplc="C046CF16">
      <w:start w:val="1"/>
      <w:numFmt w:val="decimal"/>
      <w:lvlText w:val="%1."/>
      <w:lvlJc w:val="left"/>
      <w:pPr>
        <w:ind w:left="1160" w:hanging="440"/>
      </w:pPr>
      <w:rPr>
        <w:rFonts w:asciiTheme="minorEastAsia" w:eastAsiaTheme="minorEastAsia" w:hAnsiTheme="minorEastAsia" w:hint="eastAsia"/>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6" w15:restartNumberingAfterBreak="0">
    <w:nsid w:val="58E217E7"/>
    <w:multiLevelType w:val="multilevel"/>
    <w:tmpl w:val="7D28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2F21AB"/>
    <w:multiLevelType w:val="hybridMultilevel"/>
    <w:tmpl w:val="D81422BA"/>
    <w:lvl w:ilvl="0" w:tplc="118A6240">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61640524"/>
    <w:multiLevelType w:val="hybridMultilevel"/>
    <w:tmpl w:val="E7A66940"/>
    <w:lvl w:ilvl="0" w:tplc="C046CF16">
      <w:start w:val="1"/>
      <w:numFmt w:val="decimal"/>
      <w:lvlText w:val="%1."/>
      <w:lvlJc w:val="left"/>
      <w:pPr>
        <w:ind w:left="1280" w:hanging="720"/>
      </w:pPr>
      <w:rPr>
        <w:rFonts w:asciiTheme="minorEastAsia" w:eastAsiaTheme="minorEastAsia" w:hAnsiTheme="minorEastAsia" w:hint="eastAsia"/>
      </w:rPr>
    </w:lvl>
    <w:lvl w:ilvl="1" w:tplc="FFFFFFFF" w:tentative="1">
      <w:start w:val="1"/>
      <w:numFmt w:val="lowerLetter"/>
      <w:lvlText w:val="%2)"/>
      <w:lvlJc w:val="left"/>
      <w:pPr>
        <w:ind w:left="1440" w:hanging="440"/>
      </w:pPr>
    </w:lvl>
    <w:lvl w:ilvl="2" w:tplc="FFFFFFFF" w:tentative="1">
      <w:start w:val="1"/>
      <w:numFmt w:val="lowerRoman"/>
      <w:lvlText w:val="%3."/>
      <w:lvlJc w:val="right"/>
      <w:pPr>
        <w:ind w:left="1880" w:hanging="440"/>
      </w:pPr>
    </w:lvl>
    <w:lvl w:ilvl="3" w:tplc="FFFFFFFF" w:tentative="1">
      <w:start w:val="1"/>
      <w:numFmt w:val="decimal"/>
      <w:lvlText w:val="%4."/>
      <w:lvlJc w:val="left"/>
      <w:pPr>
        <w:ind w:left="2320" w:hanging="440"/>
      </w:pPr>
    </w:lvl>
    <w:lvl w:ilvl="4" w:tplc="FFFFFFFF" w:tentative="1">
      <w:start w:val="1"/>
      <w:numFmt w:val="lowerLetter"/>
      <w:lvlText w:val="%5)"/>
      <w:lvlJc w:val="left"/>
      <w:pPr>
        <w:ind w:left="2760" w:hanging="440"/>
      </w:pPr>
    </w:lvl>
    <w:lvl w:ilvl="5" w:tplc="FFFFFFFF" w:tentative="1">
      <w:start w:val="1"/>
      <w:numFmt w:val="lowerRoman"/>
      <w:lvlText w:val="%6."/>
      <w:lvlJc w:val="right"/>
      <w:pPr>
        <w:ind w:left="3200" w:hanging="440"/>
      </w:pPr>
    </w:lvl>
    <w:lvl w:ilvl="6" w:tplc="FFFFFFFF" w:tentative="1">
      <w:start w:val="1"/>
      <w:numFmt w:val="decimal"/>
      <w:lvlText w:val="%7."/>
      <w:lvlJc w:val="left"/>
      <w:pPr>
        <w:ind w:left="3640" w:hanging="440"/>
      </w:pPr>
    </w:lvl>
    <w:lvl w:ilvl="7" w:tplc="FFFFFFFF" w:tentative="1">
      <w:start w:val="1"/>
      <w:numFmt w:val="lowerLetter"/>
      <w:lvlText w:val="%8)"/>
      <w:lvlJc w:val="left"/>
      <w:pPr>
        <w:ind w:left="4080" w:hanging="440"/>
      </w:pPr>
    </w:lvl>
    <w:lvl w:ilvl="8" w:tplc="FFFFFFFF" w:tentative="1">
      <w:start w:val="1"/>
      <w:numFmt w:val="lowerRoman"/>
      <w:lvlText w:val="%9."/>
      <w:lvlJc w:val="right"/>
      <w:pPr>
        <w:ind w:left="4520" w:hanging="440"/>
      </w:pPr>
    </w:lvl>
  </w:abstractNum>
  <w:abstractNum w:abstractNumId="19" w15:restartNumberingAfterBreak="0">
    <w:nsid w:val="662B4EF7"/>
    <w:multiLevelType w:val="hybridMultilevel"/>
    <w:tmpl w:val="DB0007BC"/>
    <w:lvl w:ilvl="0" w:tplc="767E4CF2">
      <w:start w:val="1"/>
      <w:numFmt w:val="decimal"/>
      <w:lvlText w:val="%1）"/>
      <w:lvlJc w:val="left"/>
      <w:pPr>
        <w:ind w:left="88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0" w15:restartNumberingAfterBreak="0">
    <w:nsid w:val="67F02E2E"/>
    <w:multiLevelType w:val="hybridMultilevel"/>
    <w:tmpl w:val="466E4330"/>
    <w:lvl w:ilvl="0" w:tplc="767E4CF2">
      <w:start w:val="1"/>
      <w:numFmt w:val="decimal"/>
      <w:lvlText w:val="%1）"/>
      <w:lvlJc w:val="left"/>
      <w:pPr>
        <w:ind w:left="88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707E56F9"/>
    <w:multiLevelType w:val="hybridMultilevel"/>
    <w:tmpl w:val="7040DE52"/>
    <w:lvl w:ilvl="0" w:tplc="118A6240">
      <w:start w:val="1"/>
      <w:numFmt w:val="decimal"/>
      <w:lvlText w:val="%1."/>
      <w:lvlJc w:val="left"/>
      <w:pPr>
        <w:ind w:left="880" w:hanging="440"/>
      </w:pPr>
      <w:rPr>
        <w:rFonts w:hint="eastAsia"/>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22" w15:restartNumberingAfterBreak="0">
    <w:nsid w:val="755750C1"/>
    <w:multiLevelType w:val="hybridMultilevel"/>
    <w:tmpl w:val="DB109FD6"/>
    <w:lvl w:ilvl="0" w:tplc="118A624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77B651E6"/>
    <w:multiLevelType w:val="hybridMultilevel"/>
    <w:tmpl w:val="290E4BA4"/>
    <w:lvl w:ilvl="0" w:tplc="767E4CF2">
      <w:start w:val="1"/>
      <w:numFmt w:val="decimal"/>
      <w:lvlText w:val="%1）"/>
      <w:lvlJc w:val="left"/>
      <w:pPr>
        <w:ind w:left="88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4" w15:restartNumberingAfterBreak="0">
    <w:nsid w:val="7D446397"/>
    <w:multiLevelType w:val="multilevel"/>
    <w:tmpl w:val="D1A2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7182319">
    <w:abstractNumId w:val="0"/>
  </w:num>
  <w:num w:numId="2" w16cid:durableId="1583374413">
    <w:abstractNumId w:val="8"/>
  </w:num>
  <w:num w:numId="3" w16cid:durableId="1303467617">
    <w:abstractNumId w:val="14"/>
  </w:num>
  <w:num w:numId="4" w16cid:durableId="181819597">
    <w:abstractNumId w:val="18"/>
  </w:num>
  <w:num w:numId="5" w16cid:durableId="1275406686">
    <w:abstractNumId w:val="4"/>
  </w:num>
  <w:num w:numId="6" w16cid:durableId="1608075258">
    <w:abstractNumId w:val="15"/>
  </w:num>
  <w:num w:numId="7" w16cid:durableId="1518618125">
    <w:abstractNumId w:val="5"/>
  </w:num>
  <w:num w:numId="8" w16cid:durableId="133715006">
    <w:abstractNumId w:val="2"/>
  </w:num>
  <w:num w:numId="9" w16cid:durableId="1463620178">
    <w:abstractNumId w:val="22"/>
  </w:num>
  <w:num w:numId="10" w16cid:durableId="1844392781">
    <w:abstractNumId w:val="12"/>
  </w:num>
  <w:num w:numId="11" w16cid:durableId="189421618">
    <w:abstractNumId w:val="16"/>
  </w:num>
  <w:num w:numId="12" w16cid:durableId="1593706332">
    <w:abstractNumId w:val="11"/>
  </w:num>
  <w:num w:numId="13" w16cid:durableId="1085810435">
    <w:abstractNumId w:val="1"/>
  </w:num>
  <w:num w:numId="14" w16cid:durableId="1632007801">
    <w:abstractNumId w:val="17"/>
  </w:num>
  <w:num w:numId="15" w16cid:durableId="202864614">
    <w:abstractNumId w:val="23"/>
  </w:num>
  <w:num w:numId="16" w16cid:durableId="413168620">
    <w:abstractNumId w:val="19"/>
  </w:num>
  <w:num w:numId="17" w16cid:durableId="1087656564">
    <w:abstractNumId w:val="20"/>
  </w:num>
  <w:num w:numId="18" w16cid:durableId="786193349">
    <w:abstractNumId w:val="6"/>
  </w:num>
  <w:num w:numId="19" w16cid:durableId="1134519654">
    <w:abstractNumId w:val="21"/>
  </w:num>
  <w:num w:numId="20" w16cid:durableId="84617389">
    <w:abstractNumId w:val="7"/>
  </w:num>
  <w:num w:numId="21" w16cid:durableId="361710213">
    <w:abstractNumId w:val="10"/>
  </w:num>
  <w:num w:numId="22" w16cid:durableId="1259755916">
    <w:abstractNumId w:val="24"/>
  </w:num>
  <w:num w:numId="23" w16cid:durableId="1296791606">
    <w:abstractNumId w:val="3"/>
  </w:num>
  <w:num w:numId="24" w16cid:durableId="2128892301">
    <w:abstractNumId w:val="13"/>
  </w:num>
  <w:num w:numId="25" w16cid:durableId="482353001">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C SYSTEM">
    <w15:presenceInfo w15:providerId="None" w15:userId="MC SYSTE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SystemFonts/>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1256132"/>
    <w:rsid w:val="0006613A"/>
    <w:rsid w:val="000762AE"/>
    <w:rsid w:val="00090DAE"/>
    <w:rsid w:val="000B1085"/>
    <w:rsid w:val="000F212F"/>
    <w:rsid w:val="00111604"/>
    <w:rsid w:val="00125E1E"/>
    <w:rsid w:val="00141CAC"/>
    <w:rsid w:val="002163F7"/>
    <w:rsid w:val="002A0E40"/>
    <w:rsid w:val="002A48DB"/>
    <w:rsid w:val="002E5BBE"/>
    <w:rsid w:val="002E7CEF"/>
    <w:rsid w:val="003A73E0"/>
    <w:rsid w:val="003E70CF"/>
    <w:rsid w:val="00404727"/>
    <w:rsid w:val="004D1315"/>
    <w:rsid w:val="005610E7"/>
    <w:rsid w:val="0059294B"/>
    <w:rsid w:val="005B12E1"/>
    <w:rsid w:val="00874BD1"/>
    <w:rsid w:val="008B5DAF"/>
    <w:rsid w:val="00986A4E"/>
    <w:rsid w:val="00991B24"/>
    <w:rsid w:val="009F4685"/>
    <w:rsid w:val="00A557A0"/>
    <w:rsid w:val="00A63F48"/>
    <w:rsid w:val="00AA0F04"/>
    <w:rsid w:val="00B75120"/>
    <w:rsid w:val="00C12554"/>
    <w:rsid w:val="00C22F8B"/>
    <w:rsid w:val="00C9275E"/>
    <w:rsid w:val="00CC1BA1"/>
    <w:rsid w:val="00CD1BB4"/>
    <w:rsid w:val="00CF7541"/>
    <w:rsid w:val="00D05AD3"/>
    <w:rsid w:val="00D60F80"/>
    <w:rsid w:val="00EC6F7F"/>
    <w:rsid w:val="00F52AB9"/>
    <w:rsid w:val="00F6255E"/>
    <w:rsid w:val="00FB5906"/>
    <w:rsid w:val="00FB5ED5"/>
    <w:rsid w:val="06680D11"/>
    <w:rsid w:val="11256132"/>
    <w:rsid w:val="235A3500"/>
    <w:rsid w:val="430976F8"/>
    <w:rsid w:val="53B9013F"/>
    <w:rsid w:val="53C37C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8EBB54"/>
  <w15:docId w15:val="{A93CD00B-E267-4F12-BB85-CF5F4AA83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HTML Code"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B1085"/>
    <w:pPr>
      <w:widowControl w:val="0"/>
      <w:jc w:val="both"/>
    </w:pPr>
    <w:rPr>
      <w:kern w:val="2"/>
      <w:sz w:val="21"/>
      <w:szCs w:val="24"/>
    </w:rPr>
  </w:style>
  <w:style w:type="paragraph" w:styleId="3">
    <w:name w:val="heading 3"/>
    <w:basedOn w:val="a"/>
    <w:next w:val="a"/>
    <w:semiHidden/>
    <w:unhideWhenUsed/>
    <w:qFormat/>
    <w:pPr>
      <w:spacing w:beforeAutospacing="1" w:afterAutospacing="1"/>
      <w:jc w:val="left"/>
      <w:outlineLvl w:val="2"/>
    </w:pPr>
    <w:rPr>
      <w:rFonts w:ascii="宋体" w:hAnsi="宋体" w:hint="eastAsia"/>
      <w:b/>
      <w:bCs/>
      <w:kern w:val="0"/>
      <w:sz w:val="27"/>
      <w:szCs w:val="27"/>
    </w:rPr>
  </w:style>
  <w:style w:type="paragraph" w:styleId="4">
    <w:name w:val="heading 4"/>
    <w:basedOn w:val="a"/>
    <w:next w:val="a"/>
    <w:link w:val="40"/>
    <w:semiHidden/>
    <w:unhideWhenUsed/>
    <w:qFormat/>
    <w:rsid w:val="00C9275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Pr>
      <w:b/>
    </w:rPr>
  </w:style>
  <w:style w:type="character" w:styleId="HTML">
    <w:name w:val="HTML Code"/>
    <w:basedOn w:val="a0"/>
    <w:uiPriority w:val="99"/>
    <w:rPr>
      <w:rFonts w:ascii="Courier New" w:hAnsi="Courier New"/>
      <w:sz w:val="20"/>
    </w:rPr>
  </w:style>
  <w:style w:type="paragraph" w:styleId="a4">
    <w:name w:val="List Paragraph"/>
    <w:basedOn w:val="a"/>
    <w:uiPriority w:val="99"/>
    <w:unhideWhenUsed/>
    <w:rsid w:val="00CF7541"/>
    <w:pPr>
      <w:ind w:firstLineChars="200" w:firstLine="420"/>
    </w:pPr>
  </w:style>
  <w:style w:type="character" w:styleId="a5">
    <w:name w:val="Placeholder Text"/>
    <w:basedOn w:val="a0"/>
    <w:uiPriority w:val="99"/>
    <w:unhideWhenUsed/>
    <w:rsid w:val="003A73E0"/>
    <w:rPr>
      <w:color w:val="666666"/>
    </w:rPr>
  </w:style>
  <w:style w:type="table" w:styleId="a6">
    <w:name w:val="Grid Table Light"/>
    <w:basedOn w:val="a1"/>
    <w:uiPriority w:val="40"/>
    <w:rsid w:val="002A48D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a7">
    <w:name w:val="Table Grid"/>
    <w:basedOn w:val="a1"/>
    <w:rsid w:val="002A48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Grid Table 1 Light"/>
    <w:basedOn w:val="a1"/>
    <w:uiPriority w:val="46"/>
    <w:rsid w:val="002A48D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2">
    <w:name w:val="Grid Table 1 Light Accent 2"/>
    <w:basedOn w:val="a1"/>
    <w:uiPriority w:val="46"/>
    <w:rsid w:val="002A48DB"/>
    <w:tblPr>
      <w:tblStyleRowBandSize w:val="1"/>
      <w:tblStyleColBandSize w:val="1"/>
      <w:tblBorders>
        <w:top w:val="single" w:sz="4" w:space="0" w:color="F8CCAB" w:themeColor="accent2" w:themeTint="66"/>
        <w:left w:val="single" w:sz="4" w:space="0" w:color="F8CCAB" w:themeColor="accent2" w:themeTint="66"/>
        <w:bottom w:val="single" w:sz="4" w:space="0" w:color="F8CCAB" w:themeColor="accent2" w:themeTint="66"/>
        <w:right w:val="single" w:sz="4" w:space="0" w:color="F8CCAB" w:themeColor="accent2" w:themeTint="66"/>
        <w:insideH w:val="single" w:sz="4" w:space="0" w:color="F8CCAB" w:themeColor="accent2" w:themeTint="66"/>
        <w:insideV w:val="single" w:sz="4" w:space="0" w:color="F8CCAB" w:themeColor="accent2" w:themeTint="66"/>
      </w:tblBorders>
    </w:tblPr>
    <w:tblStylePr w:type="firstRow">
      <w:rPr>
        <w:b/>
        <w:bCs/>
      </w:rPr>
      <w:tblPr/>
      <w:tcPr>
        <w:tcBorders>
          <w:bottom w:val="single" w:sz="12" w:space="0" w:color="F4B382" w:themeColor="accent2" w:themeTint="99"/>
        </w:tcBorders>
      </w:tcPr>
    </w:tblStylePr>
    <w:tblStylePr w:type="lastRow">
      <w:rPr>
        <w:b/>
        <w:bCs/>
      </w:rPr>
      <w:tblPr/>
      <w:tcPr>
        <w:tcBorders>
          <w:top w:val="double" w:sz="2" w:space="0" w:color="F4B382" w:themeColor="accent2" w:themeTint="99"/>
        </w:tcBorders>
      </w:tcPr>
    </w:tblStylePr>
    <w:tblStylePr w:type="firstCol">
      <w:rPr>
        <w:b/>
        <w:bCs/>
      </w:rPr>
    </w:tblStylePr>
    <w:tblStylePr w:type="lastCol">
      <w:rPr>
        <w:b/>
        <w:bCs/>
      </w:rPr>
    </w:tblStylePr>
  </w:style>
  <w:style w:type="table" w:styleId="1-3">
    <w:name w:val="Grid Table 1 Light Accent 3"/>
    <w:basedOn w:val="a1"/>
    <w:uiPriority w:val="46"/>
    <w:rsid w:val="002A48DB"/>
    <w:tblPr>
      <w:tblStyleRowBandSize w:val="1"/>
      <w:tblStyleColBandSize w:val="1"/>
      <w:tblBorders>
        <w:top w:val="single" w:sz="4" w:space="0" w:color="FEE595" w:themeColor="accent3" w:themeTint="66"/>
        <w:left w:val="single" w:sz="4" w:space="0" w:color="FEE595" w:themeColor="accent3" w:themeTint="66"/>
        <w:bottom w:val="single" w:sz="4" w:space="0" w:color="FEE595" w:themeColor="accent3" w:themeTint="66"/>
        <w:right w:val="single" w:sz="4" w:space="0" w:color="FEE595" w:themeColor="accent3" w:themeTint="66"/>
        <w:insideH w:val="single" w:sz="4" w:space="0" w:color="FEE595" w:themeColor="accent3" w:themeTint="66"/>
        <w:insideV w:val="single" w:sz="4" w:space="0" w:color="FEE595" w:themeColor="accent3" w:themeTint="66"/>
      </w:tblBorders>
    </w:tblPr>
    <w:tblStylePr w:type="firstRow">
      <w:rPr>
        <w:b/>
        <w:bCs/>
      </w:rPr>
      <w:tblPr/>
      <w:tcPr>
        <w:tcBorders>
          <w:bottom w:val="single" w:sz="12" w:space="0" w:color="FDD860" w:themeColor="accent3" w:themeTint="99"/>
        </w:tcBorders>
      </w:tcPr>
    </w:tblStylePr>
    <w:tblStylePr w:type="lastRow">
      <w:rPr>
        <w:b/>
        <w:bCs/>
      </w:rPr>
      <w:tblPr/>
      <w:tcPr>
        <w:tcBorders>
          <w:top w:val="double" w:sz="2" w:space="0" w:color="FDD860" w:themeColor="accent3" w:themeTint="99"/>
        </w:tcBorders>
      </w:tcPr>
    </w:tblStylePr>
    <w:tblStylePr w:type="firstCol">
      <w:rPr>
        <w:b/>
        <w:bCs/>
      </w:rPr>
    </w:tblStylePr>
    <w:tblStylePr w:type="lastCol">
      <w:rPr>
        <w:b/>
        <w:bCs/>
      </w:rPr>
    </w:tblStylePr>
  </w:style>
  <w:style w:type="table" w:styleId="1-6">
    <w:name w:val="Grid Table 1 Light Accent 6"/>
    <w:basedOn w:val="a1"/>
    <w:uiPriority w:val="46"/>
    <w:rsid w:val="002A48DB"/>
    <w:tblPr>
      <w:tblStyleRowBandSize w:val="1"/>
      <w:tblStyleColBandSize w:val="1"/>
      <w:tblBorders>
        <w:top w:val="single" w:sz="4" w:space="0" w:color="F4B7BE" w:themeColor="accent6" w:themeTint="66"/>
        <w:left w:val="single" w:sz="4" w:space="0" w:color="F4B7BE" w:themeColor="accent6" w:themeTint="66"/>
        <w:bottom w:val="single" w:sz="4" w:space="0" w:color="F4B7BE" w:themeColor="accent6" w:themeTint="66"/>
        <w:right w:val="single" w:sz="4" w:space="0" w:color="F4B7BE" w:themeColor="accent6" w:themeTint="66"/>
        <w:insideH w:val="single" w:sz="4" w:space="0" w:color="F4B7BE" w:themeColor="accent6" w:themeTint="66"/>
        <w:insideV w:val="single" w:sz="4" w:space="0" w:color="F4B7BE" w:themeColor="accent6" w:themeTint="66"/>
      </w:tblBorders>
    </w:tblPr>
    <w:tblStylePr w:type="firstRow">
      <w:rPr>
        <w:b/>
        <w:bCs/>
      </w:rPr>
      <w:tblPr/>
      <w:tcPr>
        <w:tcBorders>
          <w:bottom w:val="single" w:sz="12" w:space="0" w:color="EF939E" w:themeColor="accent6" w:themeTint="99"/>
        </w:tcBorders>
      </w:tcPr>
    </w:tblStylePr>
    <w:tblStylePr w:type="lastRow">
      <w:rPr>
        <w:b/>
        <w:bCs/>
      </w:rPr>
      <w:tblPr/>
      <w:tcPr>
        <w:tcBorders>
          <w:top w:val="double" w:sz="2" w:space="0" w:color="EF939E" w:themeColor="accent6" w:themeTint="99"/>
        </w:tcBorders>
      </w:tcPr>
    </w:tblStylePr>
    <w:tblStylePr w:type="firstCol">
      <w:rPr>
        <w:b/>
        <w:bCs/>
      </w:rPr>
    </w:tblStylePr>
    <w:tblStylePr w:type="lastCol">
      <w:rPr>
        <w:b/>
        <w:bCs/>
      </w:rPr>
    </w:tblStylePr>
  </w:style>
  <w:style w:type="table" w:styleId="5-1">
    <w:name w:val="Grid Table 5 Dark Accent 1"/>
    <w:basedOn w:val="a1"/>
    <w:uiPriority w:val="50"/>
    <w:rsid w:val="002A48D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3F4"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874C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874C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874C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874CB" w:themeFill="accent1"/>
      </w:tcPr>
    </w:tblStylePr>
    <w:tblStylePr w:type="band1Vert">
      <w:tblPr/>
      <w:tcPr>
        <w:shd w:val="clear" w:color="auto" w:fill="B5C7EA" w:themeFill="accent1" w:themeFillTint="66"/>
      </w:tcPr>
    </w:tblStylePr>
    <w:tblStylePr w:type="band1Horz">
      <w:tblPr/>
      <w:tcPr>
        <w:shd w:val="clear" w:color="auto" w:fill="B5C7EA" w:themeFill="accent1" w:themeFillTint="66"/>
      </w:tcPr>
    </w:tblStylePr>
  </w:style>
  <w:style w:type="table" w:styleId="5-3">
    <w:name w:val="Grid Table 5 Dark Accent 3"/>
    <w:basedOn w:val="a1"/>
    <w:uiPriority w:val="50"/>
    <w:rsid w:val="002A48D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2C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2BA02"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2BA02"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2BA02"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2BA02" w:themeFill="accent3"/>
      </w:tcPr>
    </w:tblStylePr>
    <w:tblStylePr w:type="band1Vert">
      <w:tblPr/>
      <w:tcPr>
        <w:shd w:val="clear" w:color="auto" w:fill="FEE595" w:themeFill="accent3" w:themeFillTint="66"/>
      </w:tcPr>
    </w:tblStylePr>
    <w:tblStylePr w:type="band1Horz">
      <w:tblPr/>
      <w:tcPr>
        <w:shd w:val="clear" w:color="auto" w:fill="FEE595" w:themeFill="accent3" w:themeFillTint="66"/>
      </w:tcPr>
    </w:tblStylePr>
  </w:style>
  <w:style w:type="table" w:styleId="5-2">
    <w:name w:val="Grid Table 5 Dark Accent 2"/>
    <w:basedOn w:val="a1"/>
    <w:uiPriority w:val="50"/>
    <w:rsid w:val="002A48D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5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E822F"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E822F"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E822F"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E822F" w:themeFill="accent2"/>
      </w:tcPr>
    </w:tblStylePr>
    <w:tblStylePr w:type="band1Vert">
      <w:tblPr/>
      <w:tcPr>
        <w:shd w:val="clear" w:color="auto" w:fill="F8CCAB" w:themeFill="accent2" w:themeFillTint="66"/>
      </w:tcPr>
    </w:tblStylePr>
    <w:tblStylePr w:type="band1Horz">
      <w:tblPr/>
      <w:tcPr>
        <w:shd w:val="clear" w:color="auto" w:fill="F8CCAB" w:themeFill="accent2" w:themeFillTint="66"/>
      </w:tcPr>
    </w:tblStylePr>
  </w:style>
  <w:style w:type="table" w:styleId="5-4">
    <w:name w:val="Grid Table 5 Dark Accent 4"/>
    <w:basedOn w:val="a1"/>
    <w:uiPriority w:val="50"/>
    <w:rsid w:val="002A48D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3F1D9"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5BD4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5BD4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5BD4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5BD42" w:themeFill="accent4"/>
      </w:tcPr>
    </w:tblStylePr>
    <w:tblStylePr w:type="band1Vert">
      <w:tblPr/>
      <w:tcPr>
        <w:shd w:val="clear" w:color="auto" w:fill="C7E4B3" w:themeFill="accent4" w:themeFillTint="66"/>
      </w:tcPr>
    </w:tblStylePr>
    <w:tblStylePr w:type="band1Horz">
      <w:tblPr/>
      <w:tcPr>
        <w:shd w:val="clear" w:color="auto" w:fill="C7E4B3" w:themeFill="accent4" w:themeFillTint="66"/>
      </w:tcPr>
    </w:tblStylePr>
  </w:style>
  <w:style w:type="table" w:styleId="5">
    <w:name w:val="Grid Table 5 Dark"/>
    <w:basedOn w:val="a1"/>
    <w:uiPriority w:val="50"/>
    <w:rsid w:val="002A48D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6-1">
    <w:name w:val="Grid Table 6 Colorful Accent 1"/>
    <w:basedOn w:val="a1"/>
    <w:uiPriority w:val="51"/>
    <w:rsid w:val="002A48DB"/>
    <w:rPr>
      <w:color w:val="2D53A0" w:themeColor="accent1" w:themeShade="BF"/>
    </w:rPr>
    <w:tblPr>
      <w:tblStyleRowBandSize w:val="1"/>
      <w:tblStyleColBandSize w:val="1"/>
      <w:tblBorders>
        <w:top w:val="single" w:sz="4" w:space="0" w:color="91ABDF" w:themeColor="accent1" w:themeTint="99"/>
        <w:left w:val="single" w:sz="4" w:space="0" w:color="91ABDF" w:themeColor="accent1" w:themeTint="99"/>
        <w:bottom w:val="single" w:sz="4" w:space="0" w:color="91ABDF" w:themeColor="accent1" w:themeTint="99"/>
        <w:right w:val="single" w:sz="4" w:space="0" w:color="91ABDF" w:themeColor="accent1" w:themeTint="99"/>
        <w:insideH w:val="single" w:sz="4" w:space="0" w:color="91ABDF" w:themeColor="accent1" w:themeTint="99"/>
        <w:insideV w:val="single" w:sz="4" w:space="0" w:color="91ABDF" w:themeColor="accent1" w:themeTint="99"/>
      </w:tblBorders>
    </w:tblPr>
    <w:tblStylePr w:type="firstRow">
      <w:rPr>
        <w:b/>
        <w:bCs/>
      </w:rPr>
      <w:tblPr/>
      <w:tcPr>
        <w:tcBorders>
          <w:bottom w:val="single" w:sz="12" w:space="0" w:color="91ABDF" w:themeColor="accent1" w:themeTint="99"/>
        </w:tcBorders>
      </w:tcPr>
    </w:tblStylePr>
    <w:tblStylePr w:type="lastRow">
      <w:rPr>
        <w:b/>
        <w:bCs/>
      </w:rPr>
      <w:tblPr/>
      <w:tcPr>
        <w:tcBorders>
          <w:top w:val="double" w:sz="4" w:space="0" w:color="91ABDF" w:themeColor="accent1" w:themeTint="99"/>
        </w:tcBorders>
      </w:tcPr>
    </w:tblStylePr>
    <w:tblStylePr w:type="firstCol">
      <w:rPr>
        <w:b/>
        <w:bCs/>
      </w:rPr>
    </w:tblStylePr>
    <w:tblStylePr w:type="lastCol">
      <w:rPr>
        <w:b/>
        <w:bCs/>
      </w:rPr>
    </w:tblStylePr>
    <w:tblStylePr w:type="band1Vert">
      <w:tblPr/>
      <w:tcPr>
        <w:shd w:val="clear" w:color="auto" w:fill="DAE3F4" w:themeFill="accent1" w:themeFillTint="33"/>
      </w:tcPr>
    </w:tblStylePr>
    <w:tblStylePr w:type="band1Horz">
      <w:tblPr/>
      <w:tcPr>
        <w:shd w:val="clear" w:color="auto" w:fill="DAE3F4" w:themeFill="accent1" w:themeFillTint="33"/>
      </w:tcPr>
    </w:tblStylePr>
  </w:style>
  <w:style w:type="character" w:customStyle="1" w:styleId="40">
    <w:name w:val="标题 4 字符"/>
    <w:basedOn w:val="a0"/>
    <w:link w:val="4"/>
    <w:semiHidden/>
    <w:rsid w:val="00C9275E"/>
    <w:rPr>
      <w:rFonts w:asciiTheme="majorHAnsi" w:eastAsiaTheme="majorEastAsia" w:hAnsiTheme="majorHAnsi" w:cstheme="majorBidi"/>
      <w:b/>
      <w:bCs/>
      <w:kern w:val="2"/>
      <w:sz w:val="28"/>
      <w:szCs w:val="28"/>
    </w:rPr>
  </w:style>
  <w:style w:type="table" w:styleId="1-1">
    <w:name w:val="Grid Table 1 Light Accent 1"/>
    <w:basedOn w:val="a1"/>
    <w:uiPriority w:val="46"/>
    <w:rsid w:val="00986A4E"/>
    <w:tblPr>
      <w:tblStyleRowBandSize w:val="1"/>
      <w:tblStyleColBandSize w:val="1"/>
      <w:tblBorders>
        <w:top w:val="single" w:sz="4" w:space="0" w:color="B5C7EA" w:themeColor="accent1" w:themeTint="66"/>
        <w:left w:val="single" w:sz="4" w:space="0" w:color="B5C7EA" w:themeColor="accent1" w:themeTint="66"/>
        <w:bottom w:val="single" w:sz="4" w:space="0" w:color="B5C7EA" w:themeColor="accent1" w:themeTint="66"/>
        <w:right w:val="single" w:sz="4" w:space="0" w:color="B5C7EA" w:themeColor="accent1" w:themeTint="66"/>
        <w:insideH w:val="single" w:sz="4" w:space="0" w:color="B5C7EA" w:themeColor="accent1" w:themeTint="66"/>
        <w:insideV w:val="single" w:sz="4" w:space="0" w:color="B5C7EA" w:themeColor="accent1" w:themeTint="66"/>
      </w:tblBorders>
    </w:tblPr>
    <w:tblStylePr w:type="firstRow">
      <w:rPr>
        <w:b/>
        <w:bCs/>
      </w:rPr>
      <w:tblPr/>
      <w:tcPr>
        <w:tcBorders>
          <w:bottom w:val="single" w:sz="12" w:space="0" w:color="91ABDF" w:themeColor="accent1" w:themeTint="99"/>
        </w:tcBorders>
      </w:tcPr>
    </w:tblStylePr>
    <w:tblStylePr w:type="lastRow">
      <w:rPr>
        <w:b/>
        <w:bCs/>
      </w:rPr>
      <w:tblPr/>
      <w:tcPr>
        <w:tcBorders>
          <w:top w:val="double" w:sz="2" w:space="0" w:color="91ABDF"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87511B-BB87-4539-A497-F8F6330D39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12</Pages>
  <Words>4859</Words>
  <Characters>5394</Characters>
  <Application>Microsoft Office Word</Application>
  <DocSecurity>0</DocSecurity>
  <Lines>490</Lines>
  <Paragraphs>788</Paragraphs>
  <ScaleCrop>false</ScaleCrop>
  <Company/>
  <LinksUpToDate>false</LinksUpToDate>
  <CharactersWithSpaces>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WPS_1649593619</dc:creator>
  <cp:lastModifiedBy>王 大</cp:lastModifiedBy>
  <cp:revision>30</cp:revision>
  <dcterms:created xsi:type="dcterms:W3CDTF">2026-03-12T11:52:00Z</dcterms:created>
  <dcterms:modified xsi:type="dcterms:W3CDTF">2026-03-29T13:28:00Z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A8E3253F34704050864E5C79A3C7251A_13</vt:lpwstr>
  </property>
  <property fmtid="{D5CDD505-2E9C-101B-9397-08002B2CF9AE}" pid="4" name="KSOTemplateDocerSaveRecord">
    <vt:lpwstr>eyJoZGlkIjoiYTM2NmFmY2UxM2M5YjNlZjQ3ZjMzMzFhOTc0MTE5ZDYiLCJ1c2VySWQiOiIxMzYxMTAzMTE2In0=</vt:lpwstr>
  </property>
</Properties>
</file>