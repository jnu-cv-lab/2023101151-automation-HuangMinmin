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59D75" w14:textId="77777777" w:rsidR="005B6D46" w:rsidRDefault="001B18BA">
      <w:pPr>
        <w:ind w:left="420" w:firstLine="420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3D464894" w14:textId="77777777" w:rsidR="005B6D46" w:rsidRDefault="001B18BA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     </w:t>
      </w:r>
      <w:r>
        <w:rPr>
          <w:rFonts w:eastAsia="楷体_GB2312" w:hint="eastAsia"/>
          <w:sz w:val="28"/>
          <w:szCs w:val="28"/>
          <w:u w:val="single"/>
        </w:rPr>
        <w:t>机器人视觉实验</w:t>
      </w:r>
      <w:r>
        <w:rPr>
          <w:rFonts w:eastAsia="楷体_GB2312" w:hint="eastAsia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4C5B1CA6" w14:textId="77777777" w:rsidR="005B6D46" w:rsidRDefault="001B18BA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赵乘</w:t>
      </w:r>
      <w:proofErr w:type="gramStart"/>
      <w:r>
        <w:rPr>
          <w:rFonts w:eastAsia="楷体_GB2312" w:hint="eastAsia"/>
          <w:sz w:val="28"/>
          <w:szCs w:val="28"/>
          <w:u w:val="single"/>
        </w:rPr>
        <w:t>骥</w:t>
      </w:r>
      <w:proofErr w:type="gramEnd"/>
      <w:r>
        <w:rPr>
          <w:rFonts w:eastAsia="楷体_GB2312" w:hint="eastAsia"/>
          <w:sz w:val="28"/>
          <w:szCs w:val="28"/>
          <w:u w:val="single"/>
        </w:rPr>
        <w:t>、安荣邦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5E66DFB3" w14:textId="77777777" w:rsidR="005B6D46" w:rsidRDefault="001B18BA">
      <w:p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01 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上机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教</w:t>
      </w:r>
      <w:r>
        <w:rPr>
          <w:rFonts w:eastAsia="楷体_GB2312" w:hint="eastAsia"/>
          <w:sz w:val="28"/>
          <w:szCs w:val="28"/>
          <w:u w:val="single"/>
        </w:rPr>
        <w:t xml:space="preserve">108 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2BA0B63D" w14:textId="77777777" w:rsidR="005B6D46" w:rsidRDefault="001B18BA">
      <w:p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黄敏</w:t>
      </w:r>
      <w:proofErr w:type="gramStart"/>
      <w:r>
        <w:rPr>
          <w:rFonts w:eastAsia="楷体_GB2312" w:hint="eastAsia"/>
          <w:sz w:val="28"/>
          <w:szCs w:val="28"/>
          <w:u w:val="single"/>
        </w:rPr>
        <w:t>敏</w:t>
      </w:r>
      <w:proofErr w:type="gramEnd"/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 xml:space="preserve">   2023101151        </w:t>
      </w:r>
    </w:p>
    <w:p w14:paraId="4F7BFE54" w14:textId="77777777" w:rsidR="005B6D46" w:rsidRDefault="001B18BA">
      <w:pPr>
        <w:numPr>
          <w:ins w:id="0" w:author="MC SYSTEM" w:date="2006-06-11T14:06:00Z"/>
        </w:num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</w:p>
    <w:p w14:paraId="62D8B0E2" w14:textId="77777777" w:rsidR="005B6D46" w:rsidRDefault="001B18BA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2026 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4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10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 w:hint="eastAsia"/>
          <w:sz w:val="28"/>
          <w:szCs w:val="28"/>
          <w:u w:val="single"/>
        </w:rPr>
        <w:t>下</w:t>
      </w:r>
      <w:r>
        <w:rPr>
          <w:rFonts w:eastAsia="楷体_GB2312"/>
          <w:sz w:val="28"/>
          <w:szCs w:val="28"/>
        </w:rPr>
        <w:t>午～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4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10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 w:hint="eastAsia"/>
          <w:sz w:val="28"/>
          <w:szCs w:val="28"/>
          <w:u w:val="single"/>
        </w:rPr>
        <w:t>下</w:t>
      </w:r>
      <w:r>
        <w:rPr>
          <w:rFonts w:eastAsia="楷体_GB2312"/>
          <w:sz w:val="28"/>
          <w:szCs w:val="28"/>
        </w:rPr>
        <w:t>午</w:t>
      </w:r>
    </w:p>
    <w:p w14:paraId="2E06BC2C" w14:textId="77777777" w:rsidR="005B6D46" w:rsidRDefault="001B18BA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0ACA4429" w14:textId="3B1CB766" w:rsidR="00D4451B" w:rsidRPr="00D4451B" w:rsidRDefault="00D4451B" w:rsidP="00D4451B">
      <w:pPr>
        <w:pStyle w:val="a4"/>
        <w:widowControl/>
        <w:numPr>
          <w:ilvl w:val="0"/>
          <w:numId w:val="3"/>
        </w:numPr>
        <w:ind w:firstLineChars="0"/>
        <w:jc w:val="left"/>
        <w:rPr>
          <w:rFonts w:asciiTheme="minorEastAsia" w:eastAsiaTheme="minorEastAsia" w:hAnsiTheme="minorEastAsia" w:cs="宋体"/>
          <w:kern w:val="0"/>
          <w:szCs w:val="21"/>
        </w:rPr>
      </w:pPr>
      <w:r w:rsidRPr="00D4451B">
        <w:rPr>
          <w:rFonts w:asciiTheme="minorEastAsia" w:eastAsiaTheme="minorEastAsia" w:hAnsiTheme="minorEastAsia" w:cs="Arial"/>
          <w:color w:val="000000"/>
          <w:kern w:val="0"/>
          <w:szCs w:val="21"/>
        </w:rPr>
        <w:t>验证下采样混叠现象与抗混叠滤波的有效性</w:t>
      </w:r>
      <w:r w:rsidRPr="00D4451B">
        <w:rPr>
          <w:rFonts w:asciiTheme="minorEastAsia" w:eastAsiaTheme="minorEastAsia" w:hAnsiTheme="minorEastAsia" w:cs="宋体"/>
          <w:kern w:val="0"/>
          <w:szCs w:val="21"/>
        </w:rPr>
        <w:t xml:space="preserve"> </w:t>
      </w:r>
    </w:p>
    <w:p w14:paraId="0CA58269" w14:textId="33B74717" w:rsidR="00D4451B" w:rsidRPr="00D4451B" w:rsidRDefault="00D4451B" w:rsidP="00D4451B">
      <w:pPr>
        <w:pStyle w:val="a4"/>
        <w:widowControl/>
        <w:numPr>
          <w:ilvl w:val="0"/>
          <w:numId w:val="3"/>
        </w:numPr>
        <w:ind w:firstLineChars="0"/>
        <w:jc w:val="left"/>
        <w:rPr>
          <w:rFonts w:asciiTheme="minorEastAsia" w:eastAsiaTheme="minorEastAsia" w:hAnsiTheme="minorEastAsia" w:cs="宋体"/>
          <w:kern w:val="0"/>
          <w:szCs w:val="21"/>
        </w:rPr>
      </w:pPr>
      <w:r w:rsidRPr="00D4451B">
        <w:rPr>
          <w:rFonts w:asciiTheme="minorEastAsia" w:eastAsiaTheme="minorEastAsia" w:hAnsiTheme="minorEastAsia" w:cs="Arial"/>
          <w:color w:val="000000"/>
          <w:kern w:val="0"/>
          <w:szCs w:val="21"/>
        </w:rPr>
        <w:t xml:space="preserve">验证高斯滤波 </w:t>
      </w:r>
      <w:r w:rsidR="005011B8">
        <w:rPr>
          <w:rFonts w:asciiTheme="minorEastAsia" w:eastAsiaTheme="minorEastAsia" w:hAnsiTheme="minorEastAsia" w:cs="Arial"/>
          <w:color w:val="000000"/>
          <w:kern w:val="0"/>
          <w:szCs w:val="21"/>
        </w:rPr>
        <w:t>σ</w:t>
      </w:r>
      <w:r w:rsidRPr="00D4451B">
        <w:rPr>
          <w:rFonts w:asciiTheme="minorEastAsia" w:eastAsiaTheme="minorEastAsia" w:hAnsiTheme="minorEastAsia" w:cs="Arial"/>
          <w:color w:val="000000"/>
          <w:kern w:val="0"/>
          <w:szCs w:val="21"/>
        </w:rPr>
        <w:t xml:space="preserve"> 经验公式的正确性</w:t>
      </w:r>
      <w:r w:rsidRPr="00D4451B">
        <w:rPr>
          <w:rFonts w:asciiTheme="minorEastAsia" w:eastAsiaTheme="minorEastAsia" w:hAnsiTheme="minorEastAsia" w:cs="宋体"/>
          <w:kern w:val="0"/>
          <w:szCs w:val="21"/>
        </w:rPr>
        <w:t xml:space="preserve"> </w:t>
      </w:r>
    </w:p>
    <w:p w14:paraId="6CAF90E6" w14:textId="4A213686" w:rsidR="00D4451B" w:rsidRPr="00D4451B" w:rsidRDefault="00D4451B" w:rsidP="00D4451B">
      <w:pPr>
        <w:pStyle w:val="a4"/>
        <w:widowControl/>
        <w:numPr>
          <w:ilvl w:val="0"/>
          <w:numId w:val="3"/>
        </w:numPr>
        <w:ind w:firstLineChars="0"/>
        <w:jc w:val="left"/>
        <w:rPr>
          <w:rFonts w:asciiTheme="minorEastAsia" w:eastAsiaTheme="minorEastAsia" w:hAnsiTheme="minorEastAsia" w:cs="宋体" w:hint="eastAsia"/>
          <w:kern w:val="0"/>
          <w:szCs w:val="21"/>
        </w:rPr>
      </w:pPr>
      <w:r w:rsidRPr="00D4451B">
        <w:rPr>
          <w:rFonts w:asciiTheme="minorEastAsia" w:eastAsiaTheme="minorEastAsia" w:hAnsiTheme="minorEastAsia" w:cs="Arial"/>
          <w:color w:val="000000"/>
          <w:kern w:val="0"/>
          <w:szCs w:val="21"/>
        </w:rPr>
        <w:t>实现并验证基于梯度的自适应下采样方案</w:t>
      </w:r>
      <w:r w:rsidRPr="00D4451B">
        <w:rPr>
          <w:rFonts w:asciiTheme="minorEastAsia" w:eastAsiaTheme="minorEastAsia" w:hAnsiTheme="minorEastAsia" w:cs="宋体"/>
          <w:kern w:val="0"/>
          <w:szCs w:val="21"/>
        </w:rPr>
        <w:t xml:space="preserve"> </w:t>
      </w:r>
    </w:p>
    <w:p w14:paraId="2B92CB6B" w14:textId="77777777" w:rsidR="00045AF5" w:rsidRDefault="001B18BA" w:rsidP="00045AF5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</w:t>
      </w:r>
      <w:r>
        <w:rPr>
          <w:rFonts w:hint="eastAsia"/>
          <w:b/>
          <w:sz w:val="28"/>
          <w:szCs w:val="28"/>
        </w:rPr>
        <w:t>验原理</w:t>
      </w:r>
    </w:p>
    <w:p w14:paraId="7255A4CA" w14:textId="559E3EBC" w:rsidR="00045AF5" w:rsidRPr="00045AF5" w:rsidRDefault="00045AF5" w:rsidP="00045AF5">
      <w:pPr>
        <w:pStyle w:val="a4"/>
        <w:widowControl/>
        <w:numPr>
          <w:ilvl w:val="0"/>
          <w:numId w:val="5"/>
        </w:numPr>
        <w:ind w:firstLineChars="0"/>
        <w:jc w:val="left"/>
        <w:rPr>
          <w:rFonts w:asciiTheme="minorEastAsia" w:eastAsiaTheme="minorEastAsia" w:hAnsiTheme="minorEastAsia" w:cs="Arial"/>
          <w:color w:val="000000"/>
          <w:kern w:val="0"/>
          <w:szCs w:val="21"/>
        </w:rPr>
      </w:pPr>
      <w:r w:rsidRPr="00045AF5">
        <w:rPr>
          <w:rFonts w:asciiTheme="minorEastAsia" w:eastAsiaTheme="minorEastAsia" w:hAnsiTheme="minorEastAsia" w:cs="Arial"/>
          <w:color w:val="000000"/>
          <w:kern w:val="0"/>
          <w:szCs w:val="21"/>
        </w:rPr>
        <w:t>图像下采样</w:t>
      </w:r>
      <w:r w:rsidR="005011B8"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  <w:t>原理</w:t>
      </w:r>
    </w:p>
    <w:p w14:paraId="32C4EAD0" w14:textId="77777777" w:rsidR="005011B8" w:rsidRDefault="00045AF5" w:rsidP="005011B8">
      <w:pPr>
        <w:pStyle w:val="a4"/>
        <w:widowControl/>
        <w:wordWrap w:val="0"/>
        <w:ind w:left="442" w:firstLineChars="0" w:firstLine="0"/>
        <w:jc w:val="left"/>
        <w:rPr>
          <w:rFonts w:asciiTheme="minorEastAsia" w:eastAsiaTheme="minorEastAsia" w:hAnsiTheme="minorEastAsia" w:cs="Arial"/>
          <w:color w:val="000000"/>
          <w:kern w:val="0"/>
          <w:szCs w:val="21"/>
        </w:rPr>
      </w:pPr>
      <w:r w:rsidRPr="00045AF5">
        <w:rPr>
          <w:rFonts w:asciiTheme="minorEastAsia" w:eastAsiaTheme="minorEastAsia" w:hAnsiTheme="minorEastAsia" w:cs="Arial"/>
          <w:color w:val="000000"/>
          <w:kern w:val="0"/>
          <w:szCs w:val="21"/>
        </w:rPr>
        <w:t>数字图像下采样是通过按倍数M重采样实现分辨率降低的操作</w:t>
      </w:r>
      <w:r w:rsidR="005011B8"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  <w:t>。</w:t>
      </w:r>
      <w:r w:rsidRPr="00045AF5">
        <w:rPr>
          <w:rFonts w:asciiTheme="minorEastAsia" w:eastAsiaTheme="minorEastAsia" w:hAnsiTheme="minorEastAsia" w:cs="Arial"/>
          <w:color w:val="000000"/>
          <w:kern w:val="0"/>
          <w:szCs w:val="21"/>
        </w:rPr>
        <w:t>根据</w:t>
      </w:r>
      <w:r w:rsidRPr="00045AF5">
        <w:rPr>
          <w:rFonts w:asciiTheme="minorEastAsia" w:eastAsiaTheme="minorEastAsia" w:hAnsiTheme="minorEastAsia"/>
          <w:kern w:val="0"/>
          <w:szCs w:val="21"/>
        </w:rPr>
        <w:t>奈奎斯特-香农采样定理</w:t>
      </w:r>
      <w:r w:rsidRPr="00045AF5">
        <w:rPr>
          <w:rFonts w:asciiTheme="minorEastAsia" w:eastAsiaTheme="minorEastAsia" w:hAnsiTheme="minorEastAsia" w:cs="Arial"/>
          <w:color w:val="000000"/>
          <w:kern w:val="0"/>
          <w:szCs w:val="21"/>
        </w:rPr>
        <w:t>，无失真采样的必要条件是采样率f</w:t>
      </w:r>
      <w:r w:rsidRPr="005011B8">
        <w:rPr>
          <w:rFonts w:asciiTheme="minorEastAsia" w:eastAsiaTheme="minorEastAsia" w:hAnsiTheme="minorEastAsia" w:cs="Arial"/>
          <w:color w:val="000000"/>
          <w:kern w:val="0"/>
          <w:szCs w:val="21"/>
          <w:vertAlign w:val="subscript"/>
        </w:rPr>
        <w:t>s</w:t>
      </w:r>
      <w:r w:rsidRPr="00045AF5">
        <w:rPr>
          <w:rFonts w:asciiTheme="minorEastAsia" w:eastAsiaTheme="minorEastAsia" w:hAnsiTheme="minorEastAsia" w:cs="Arial"/>
          <w:color w:val="000000"/>
          <w:kern w:val="0"/>
          <w:szCs w:val="21"/>
        </w:rPr>
        <w:t>≥2f</w:t>
      </w:r>
      <w:r w:rsidRPr="005011B8">
        <w:rPr>
          <w:rFonts w:asciiTheme="minorEastAsia" w:eastAsiaTheme="minorEastAsia" w:hAnsiTheme="minorEastAsia" w:cs="Arial"/>
          <w:color w:val="000000"/>
          <w:kern w:val="0"/>
          <w:szCs w:val="21"/>
          <w:vertAlign w:val="subscript"/>
        </w:rPr>
        <w:t>max</w:t>
      </w:r>
      <w:r w:rsidRPr="00045AF5">
        <w:rPr>
          <w:rFonts w:asciiTheme="minorEastAsia" w:eastAsiaTheme="minorEastAsia" w:hAnsiTheme="minorEastAsia" w:cs="Arial"/>
          <w:color w:val="000000"/>
          <w:kern w:val="0"/>
          <w:szCs w:val="21"/>
        </w:rPr>
        <w:t>，其中f</w:t>
      </w:r>
      <w:r w:rsidRPr="00045AF5">
        <w:rPr>
          <w:rFonts w:asciiTheme="minorEastAsia" w:eastAsiaTheme="minorEastAsia" w:hAnsiTheme="minorEastAsia" w:cs="Arial"/>
          <w:color w:val="000000"/>
          <w:kern w:val="0"/>
          <w:szCs w:val="21"/>
          <w:vertAlign w:val="subscript"/>
        </w:rPr>
        <w:t>max</w:t>
      </w:r>
      <w:r w:rsidRPr="00045AF5">
        <w:rPr>
          <w:rFonts w:asciiTheme="minorEastAsia" w:eastAsiaTheme="minorEastAsia" w:hAnsiTheme="minorEastAsia" w:cs="Arial"/>
          <w:color w:val="000000"/>
          <w:kern w:val="0"/>
          <w:szCs w:val="21"/>
        </w:rPr>
        <w:t>为信号的最高频率。</w:t>
      </w:r>
    </w:p>
    <w:p w14:paraId="76E2217D" w14:textId="5C2BA26F" w:rsidR="005011B8" w:rsidRDefault="005011B8" w:rsidP="005011B8">
      <w:pPr>
        <w:pStyle w:val="a4"/>
        <w:widowControl/>
        <w:numPr>
          <w:ilvl w:val="0"/>
          <w:numId w:val="5"/>
        </w:numPr>
        <w:wordWrap w:val="0"/>
        <w:ind w:firstLineChars="0"/>
        <w:jc w:val="left"/>
        <w:rPr>
          <w:rFonts w:asciiTheme="minorEastAsia" w:eastAsiaTheme="minorEastAsia" w:hAnsiTheme="minorEastAsia" w:cs="Arial"/>
          <w:color w:val="000000"/>
          <w:kern w:val="0"/>
          <w:szCs w:val="21"/>
        </w:rPr>
      </w:pPr>
      <w:r w:rsidRPr="00045AF5">
        <w:rPr>
          <w:rFonts w:asciiTheme="minorEastAsia" w:eastAsiaTheme="minorEastAsia" w:hAnsiTheme="minorEastAsia" w:cs="Arial"/>
          <w:color w:val="000000"/>
          <w:kern w:val="0"/>
          <w:szCs w:val="21"/>
        </w:rPr>
        <w:t>混叠的产生机理</w:t>
      </w:r>
    </w:p>
    <w:p w14:paraId="794BBF4D" w14:textId="77777777" w:rsidR="005011B8" w:rsidRDefault="00045AF5" w:rsidP="005011B8">
      <w:pPr>
        <w:pStyle w:val="a4"/>
        <w:widowControl/>
        <w:wordWrap w:val="0"/>
        <w:ind w:left="440" w:firstLineChars="0" w:firstLine="0"/>
        <w:jc w:val="left"/>
        <w:rPr>
          <w:rFonts w:asciiTheme="minorEastAsia" w:eastAsiaTheme="minorEastAsia" w:hAnsiTheme="minorEastAsia" w:cs="Arial"/>
          <w:color w:val="000000"/>
          <w:kern w:val="0"/>
          <w:szCs w:val="21"/>
        </w:rPr>
      </w:pPr>
      <w:r w:rsidRPr="00045AF5">
        <w:rPr>
          <w:rFonts w:asciiTheme="minorEastAsia" w:eastAsiaTheme="minorEastAsia" w:hAnsiTheme="minorEastAsia" w:cs="Arial"/>
          <w:color w:val="000000"/>
          <w:kern w:val="0"/>
          <w:szCs w:val="21"/>
        </w:rPr>
        <w:t>当直接对图像进行下采样时，采样率不足导致高频分量未被有效抑制，发生</w:t>
      </w:r>
      <w:r w:rsidRPr="00045AF5">
        <w:rPr>
          <w:rFonts w:asciiTheme="minorEastAsia" w:eastAsiaTheme="minorEastAsia" w:hAnsiTheme="minorEastAsia"/>
          <w:kern w:val="0"/>
          <w:szCs w:val="21"/>
        </w:rPr>
        <w:t>频率混叠</w:t>
      </w:r>
      <w:r w:rsidRPr="00045AF5">
        <w:rPr>
          <w:rFonts w:asciiTheme="minorEastAsia" w:eastAsiaTheme="minorEastAsia" w:hAnsiTheme="minorEastAsia" w:hint="eastAsia"/>
          <w:kern w:val="0"/>
          <w:szCs w:val="21"/>
        </w:rPr>
        <w:t>，</w:t>
      </w:r>
      <w:r w:rsidRPr="00045AF5">
        <w:rPr>
          <w:rFonts w:asciiTheme="minorEastAsia" w:eastAsiaTheme="minorEastAsia" w:hAnsiTheme="minorEastAsia" w:cs="Arial"/>
          <w:color w:val="000000"/>
          <w:kern w:val="0"/>
          <w:szCs w:val="21"/>
        </w:rPr>
        <w:t>高频分量被错误折叠至低频基带，在空域表现为莫尔纹、锯齿状伪影、虚假周期性结构等失真；在频域则体现为频谱的周期性延拓与重叠，产生原信号不存在的虚假频率分量，破坏图像信息的完整性。下采样前引入</w:t>
      </w:r>
      <w:r w:rsidRPr="00045AF5">
        <w:rPr>
          <w:rFonts w:asciiTheme="minorEastAsia" w:eastAsiaTheme="minorEastAsia" w:hAnsiTheme="minorEastAsia"/>
          <w:kern w:val="0"/>
          <w:szCs w:val="21"/>
        </w:rPr>
        <w:t>抗混叠低通滤波</w:t>
      </w:r>
      <w:r w:rsidRPr="00045AF5">
        <w:rPr>
          <w:rFonts w:asciiTheme="minorEastAsia" w:eastAsiaTheme="minorEastAsia" w:hAnsiTheme="minorEastAsia" w:cs="Arial"/>
          <w:color w:val="000000"/>
          <w:kern w:val="0"/>
          <w:szCs w:val="21"/>
        </w:rPr>
        <w:t>，将信号带宽限制在奈奎斯特频率以内，</w:t>
      </w:r>
      <w:r w:rsidRPr="00045AF5"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  <w:t>可</w:t>
      </w:r>
      <w:r w:rsidRPr="00045AF5">
        <w:rPr>
          <w:rFonts w:asciiTheme="minorEastAsia" w:eastAsiaTheme="minorEastAsia" w:hAnsiTheme="minorEastAsia" w:cs="Arial"/>
          <w:color w:val="000000"/>
          <w:kern w:val="0"/>
          <w:szCs w:val="21"/>
        </w:rPr>
        <w:t>消除混叠。</w:t>
      </w:r>
    </w:p>
    <w:p w14:paraId="1E3F4A90" w14:textId="4218DF7C" w:rsidR="005011B8" w:rsidRPr="005011B8" w:rsidRDefault="005011B8" w:rsidP="005011B8">
      <w:pPr>
        <w:pStyle w:val="a4"/>
        <w:widowControl/>
        <w:numPr>
          <w:ilvl w:val="0"/>
          <w:numId w:val="5"/>
        </w:numPr>
        <w:wordWrap w:val="0"/>
        <w:ind w:left="442" w:firstLineChars="0"/>
        <w:jc w:val="left"/>
        <w:rPr>
          <w:rFonts w:asciiTheme="minorEastAsia" w:eastAsiaTheme="minorEastAsia" w:hAnsiTheme="minorEastAsia" w:cs="Arial"/>
          <w:color w:val="000000"/>
          <w:kern w:val="0"/>
          <w:szCs w:val="21"/>
        </w:rPr>
      </w:pPr>
      <w:r w:rsidRPr="005011B8">
        <w:rPr>
          <w:rFonts w:asciiTheme="minorEastAsia" w:eastAsiaTheme="minorEastAsia" w:hAnsiTheme="minorEastAsia" w:cs="Arial"/>
          <w:color w:val="000000"/>
          <w:kern w:val="0"/>
          <w:szCs w:val="21"/>
        </w:rPr>
        <w:t>高斯抗混叠滤波与最优</w:t>
      </w:r>
      <w:r w:rsidRPr="005011B8">
        <w:rPr>
          <w:rFonts w:asciiTheme="minorEastAsia" w:eastAsiaTheme="minorEastAsia" w:hAnsiTheme="minorEastAsia" w:cs="Arial"/>
          <w:color w:val="000000"/>
          <w:kern w:val="0"/>
          <w:szCs w:val="21"/>
        </w:rPr>
        <w:t>σ</w:t>
      </w:r>
      <w:r w:rsidRPr="005011B8">
        <w:rPr>
          <w:rFonts w:asciiTheme="minorEastAsia" w:eastAsiaTheme="minorEastAsia" w:hAnsiTheme="minorEastAsia" w:cs="Arial"/>
          <w:color w:val="000000"/>
          <w:kern w:val="0"/>
          <w:szCs w:val="21"/>
        </w:rPr>
        <w:t>经验公式</w:t>
      </w:r>
    </w:p>
    <w:p w14:paraId="3012770C" w14:textId="4E63E4BF" w:rsidR="005011B8" w:rsidRPr="005011B8" w:rsidRDefault="005011B8" w:rsidP="005011B8">
      <w:pPr>
        <w:pStyle w:val="a4"/>
        <w:widowControl/>
        <w:wordWrap w:val="0"/>
        <w:ind w:left="442" w:firstLineChars="0" w:firstLine="0"/>
        <w:jc w:val="left"/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</w:pPr>
      <w:r w:rsidRPr="005011B8">
        <w:rPr>
          <w:rFonts w:asciiTheme="minorEastAsia" w:eastAsiaTheme="minorEastAsia" w:hAnsiTheme="minorEastAsia" w:cs="Arial"/>
          <w:color w:val="000000"/>
          <w:kern w:val="0"/>
          <w:szCs w:val="21"/>
        </w:rPr>
        <w:t>高斯滤波是工程中应用最广泛的线性低通滤波方法，其空间域核函数为：</w:t>
      </w:r>
    </w:p>
    <w:p w14:paraId="4248F706" w14:textId="39E65549" w:rsidR="005011B8" w:rsidRPr="005011B8" w:rsidRDefault="005011B8" w:rsidP="005011B8">
      <w:pPr>
        <w:pStyle w:val="a4"/>
        <w:widowControl/>
        <w:wordWrap w:val="0"/>
        <w:ind w:left="442" w:firstLineChars="0" w:firstLine="0"/>
        <w:jc w:val="left"/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</w:pPr>
      <m:oMathPara>
        <m:oMath>
          <m:r>
            <w:rPr>
              <w:rFonts w:ascii="Cambria Math" w:eastAsiaTheme="minorEastAsia" w:hAnsi="Cambria Math" w:cs="Arial"/>
              <w:color w:val="000000"/>
              <w:kern w:val="0"/>
              <w:szCs w:val="21"/>
            </w:rPr>
            <m:t>G(x,y=</m:t>
          </m:r>
          <m:f>
            <m:fPr>
              <m:ctrlPr>
                <w:rPr>
                  <w:rFonts w:ascii="Cambria Math" w:eastAsiaTheme="minorEastAsia" w:hAnsi="Cambria Math" w:cs="Arial"/>
                  <w:i/>
                  <w:color w:val="000000"/>
                  <w:kern w:val="0"/>
                  <w:szCs w:val="21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color w:val="000000"/>
                  <w:kern w:val="0"/>
                  <w:szCs w:val="21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color w:val="000000"/>
                  <w:kern w:val="0"/>
                  <w:szCs w:val="21"/>
                </w:rPr>
                <m:t>2π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color w:val="000000"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color w:val="000000"/>
                      <w:kern w:val="0"/>
                      <w:szCs w:val="21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color w:val="000000"/>
                      <w:kern w:val="0"/>
                      <w:szCs w:val="21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eastAsiaTheme="minorEastAsia" w:hAnsi="Cambria Math" w:cs="Arial"/>
                  <w:i/>
                  <w:color w:val="000000"/>
                  <w:kern w:val="0"/>
                  <w:szCs w:val="21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color w:val="000000"/>
                  <w:kern w:val="0"/>
                  <w:szCs w:val="21"/>
                </w:rPr>
                <m:t>e</m:t>
              </m:r>
            </m:e>
            <m:sup>
              <m:r>
                <w:rPr>
                  <w:rFonts w:ascii="Cambria Math" w:eastAsiaTheme="minorEastAsia" w:hAnsi="Cambria Math" w:cs="Arial"/>
                  <w:color w:val="000000"/>
                  <w:kern w:val="0"/>
                  <w:szCs w:val="21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color w:val="000000"/>
                      <w:kern w:val="0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color w:val="000000"/>
                          <w:kern w:val="0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color w:val="000000"/>
                          <w:kern w:val="0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color w:val="000000"/>
                          <w:kern w:val="0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Arial"/>
                      <w:color w:val="000000"/>
                      <w:kern w:val="0"/>
                      <w:szCs w:val="21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color w:val="000000"/>
                          <w:kern w:val="0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color w:val="000000"/>
                          <w:kern w:val="0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color w:val="000000"/>
                          <w:kern w:val="0"/>
                          <w:szCs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Arial"/>
                      <w:color w:val="000000"/>
                      <w:kern w:val="0"/>
                      <w:szCs w:val="21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color w:val="000000"/>
                          <w:kern w:val="0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color w:val="000000"/>
                          <w:kern w:val="0"/>
                          <w:szCs w:val="21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color w:val="000000"/>
                          <w:kern w:val="0"/>
                          <w:szCs w:val="21"/>
                        </w:rPr>
                        <m:t>2</m:t>
                      </m:r>
                    </m:sup>
                  </m:sSup>
                </m:den>
              </m:f>
            </m:sup>
          </m:sSup>
          <m:r>
            <w:rPr>
              <w:rFonts w:ascii="Cambria Math" w:eastAsiaTheme="minorEastAsia" w:hAnsi="Cambria Math" w:cs="Arial"/>
              <w:color w:val="000000"/>
              <w:kern w:val="0"/>
              <w:szCs w:val="21"/>
            </w:rPr>
            <m:t>)</m:t>
          </m:r>
        </m:oMath>
      </m:oMathPara>
    </w:p>
    <w:p w14:paraId="793D432A" w14:textId="67AEC900" w:rsidR="005011B8" w:rsidRPr="005011B8" w:rsidRDefault="005011B8" w:rsidP="005011B8">
      <w:pPr>
        <w:pStyle w:val="a4"/>
        <w:widowControl/>
        <w:wordWrap w:val="0"/>
        <w:ind w:left="442" w:firstLineChars="0" w:firstLine="0"/>
        <w:jc w:val="left"/>
        <w:rPr>
          <w:rFonts w:asciiTheme="minorEastAsia" w:eastAsiaTheme="minorEastAsia" w:hAnsiTheme="minorEastAsia" w:cs="Arial"/>
          <w:color w:val="000000"/>
          <w:kern w:val="0"/>
          <w:szCs w:val="21"/>
        </w:rPr>
      </w:pPr>
      <w:r w:rsidRPr="005011B8">
        <w:rPr>
          <w:rFonts w:asciiTheme="minorEastAsia" w:eastAsiaTheme="minorEastAsia" w:hAnsiTheme="minorEastAsia" w:cs="Arial"/>
          <w:color w:val="000000"/>
          <w:kern w:val="0"/>
          <w:szCs w:val="21"/>
        </w:rPr>
        <w:t>其中</w:t>
      </w:r>
      <w:r w:rsidRPr="005011B8">
        <w:rPr>
          <w:rFonts w:asciiTheme="minorEastAsia" w:eastAsiaTheme="minorEastAsia" w:hAnsiTheme="minorEastAsia" w:cs="Arial"/>
          <w:color w:val="000000"/>
          <w:kern w:val="0"/>
          <w:szCs w:val="21"/>
        </w:rPr>
        <w:t>σ</w:t>
      </w:r>
      <w:r w:rsidRPr="005011B8">
        <w:rPr>
          <w:rFonts w:asciiTheme="minorEastAsia" w:eastAsiaTheme="minorEastAsia" w:hAnsiTheme="minorEastAsia" w:cs="Arial"/>
          <w:color w:val="000000"/>
          <w:kern w:val="0"/>
          <w:szCs w:val="21"/>
        </w:rPr>
        <w:t>为高斯核的标准差，决定滤波的截止频率与平滑强度</w:t>
      </w:r>
      <w:r w:rsidRPr="005011B8"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  <w:t>,</w:t>
      </w:r>
      <w:r w:rsidRPr="005011B8">
        <w:rPr>
          <w:rFonts w:asciiTheme="minorEastAsia" w:eastAsiaTheme="minorEastAsia" w:hAnsiTheme="minorEastAsia" w:cs="Arial"/>
          <w:color w:val="000000"/>
          <w:kern w:val="0"/>
          <w:szCs w:val="21"/>
        </w:rPr>
        <w:t>σ</w:t>
      </w:r>
      <w:r w:rsidRPr="005011B8">
        <w:rPr>
          <w:rFonts w:asciiTheme="minorEastAsia" w:eastAsiaTheme="minorEastAsia" w:hAnsiTheme="minorEastAsia" w:cs="Arial"/>
          <w:color w:val="000000"/>
          <w:kern w:val="0"/>
          <w:szCs w:val="21"/>
        </w:rPr>
        <w:t>越小，滤波带宽越宽，高频抑制不足，混叠残留；</w:t>
      </w:r>
      <w:r w:rsidRPr="005011B8">
        <w:rPr>
          <w:rFonts w:asciiTheme="minorEastAsia" w:eastAsiaTheme="minorEastAsia" w:hAnsiTheme="minorEastAsia" w:cs="Arial"/>
          <w:color w:val="000000"/>
          <w:kern w:val="0"/>
          <w:szCs w:val="21"/>
        </w:rPr>
        <w:t>σ</w:t>
      </w:r>
      <w:r w:rsidRPr="005011B8">
        <w:rPr>
          <w:rFonts w:asciiTheme="minorEastAsia" w:eastAsiaTheme="minorEastAsia" w:hAnsiTheme="minorEastAsia" w:cs="Arial"/>
          <w:color w:val="000000"/>
          <w:kern w:val="0"/>
          <w:szCs w:val="21"/>
        </w:rPr>
        <w:t>越大，滤波带宽越窄，有效低频分量被过度压制，导致图像细节模糊、边缘钝化。</w:t>
      </w:r>
    </w:p>
    <w:p w14:paraId="3E468CA8" w14:textId="24412EA2" w:rsidR="005011B8" w:rsidRPr="005011B8" w:rsidRDefault="005011B8" w:rsidP="005011B8">
      <w:pPr>
        <w:pStyle w:val="a4"/>
        <w:widowControl/>
        <w:wordWrap w:val="0"/>
        <w:ind w:left="442" w:firstLineChars="0" w:firstLine="0"/>
        <w:jc w:val="left"/>
        <w:rPr>
          <w:rFonts w:asciiTheme="minorEastAsia" w:eastAsiaTheme="minorEastAsia" w:hAnsiTheme="minorEastAsia" w:cs="Arial"/>
          <w:color w:val="000000"/>
          <w:kern w:val="0"/>
          <w:szCs w:val="21"/>
        </w:rPr>
      </w:pPr>
      <w:r w:rsidRPr="005011B8">
        <w:rPr>
          <w:rFonts w:asciiTheme="minorEastAsia" w:eastAsiaTheme="minorEastAsia" w:hAnsiTheme="minorEastAsia" w:cs="Arial"/>
          <w:color w:val="000000"/>
          <w:kern w:val="0"/>
          <w:szCs w:val="21"/>
        </w:rPr>
        <w:t>针对下采样场景，工程界通过大量实验验证了最优</w:t>
      </w:r>
      <w:r w:rsidRPr="005011B8">
        <w:rPr>
          <w:rFonts w:asciiTheme="minorEastAsia" w:eastAsiaTheme="minorEastAsia" w:hAnsiTheme="minorEastAsia" w:cs="Arial"/>
          <w:color w:val="000000"/>
          <w:kern w:val="0"/>
          <w:szCs w:val="21"/>
        </w:rPr>
        <w:t>σ</w:t>
      </w:r>
      <w:r w:rsidRPr="005011B8">
        <w:rPr>
          <w:rFonts w:asciiTheme="minorEastAsia" w:eastAsiaTheme="minorEastAsia" w:hAnsiTheme="minorEastAsia" w:cs="Arial"/>
          <w:color w:val="000000"/>
          <w:kern w:val="0"/>
          <w:szCs w:val="21"/>
        </w:rPr>
        <w:t>的经验公式：</w:t>
      </w:r>
    </w:p>
    <w:p w14:paraId="0015418A" w14:textId="3D386E77" w:rsidR="005011B8" w:rsidRPr="005011B8" w:rsidRDefault="005011B8" w:rsidP="005011B8">
      <w:pPr>
        <w:pStyle w:val="a4"/>
        <w:wordWrap w:val="0"/>
        <w:ind w:left="442"/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color w:val="000000"/>
                  <w:kern w:val="0"/>
                  <w:szCs w:val="21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000000"/>
                  <w:kern w:val="0"/>
                  <w:szCs w:val="21"/>
                </w:rPr>
                <m:t>σ</m:t>
              </m:r>
            </m:e>
            <m:sub>
              <m:r>
                <w:rPr>
                  <w:rFonts w:ascii="Cambria Math" w:eastAsiaTheme="minorEastAsia" w:hAnsi="Cambria Math" w:cs="Arial"/>
                  <w:color w:val="000000"/>
                  <w:kern w:val="0"/>
                  <w:szCs w:val="21"/>
                </w:rPr>
                <m:t>opt</m:t>
              </m:r>
            </m:sub>
          </m:sSub>
          <m:r>
            <w:rPr>
              <w:rFonts w:ascii="Cambria Math" w:eastAsiaTheme="minorEastAsia" w:hAnsi="Cambria Math" w:cs="Arial"/>
              <w:color w:val="000000"/>
              <w:kern w:val="0"/>
              <w:szCs w:val="21"/>
            </w:rPr>
            <m:t>≈0.45M</m:t>
          </m:r>
        </m:oMath>
      </m:oMathPara>
    </w:p>
    <w:p w14:paraId="79B68A82" w14:textId="77777777" w:rsidR="005011B8" w:rsidRDefault="005011B8" w:rsidP="005011B8">
      <w:pPr>
        <w:pStyle w:val="a4"/>
        <w:widowControl/>
        <w:wordWrap w:val="0"/>
        <w:ind w:left="442" w:firstLineChars="0" w:firstLine="0"/>
        <w:jc w:val="left"/>
        <w:rPr>
          <w:rFonts w:asciiTheme="minorEastAsia" w:eastAsiaTheme="minorEastAsia" w:hAnsiTheme="minorEastAsia" w:cs="Arial"/>
          <w:color w:val="000000"/>
          <w:kern w:val="0"/>
          <w:szCs w:val="21"/>
        </w:rPr>
      </w:pPr>
      <w:r w:rsidRPr="005011B8">
        <w:rPr>
          <w:rFonts w:asciiTheme="minorEastAsia" w:eastAsiaTheme="minorEastAsia" w:hAnsiTheme="minorEastAsia" w:cs="Arial"/>
          <w:color w:val="000000"/>
          <w:kern w:val="0"/>
          <w:szCs w:val="21"/>
        </w:rPr>
        <w:t>该公式以</w:t>
      </w:r>
      <w:r w:rsidRPr="005011B8">
        <w:rPr>
          <w:rFonts w:asciiTheme="minorEastAsia" w:eastAsiaTheme="minorEastAsia" w:hAnsiTheme="minorEastAsia"/>
          <w:kern w:val="0"/>
          <w:szCs w:val="21"/>
        </w:rPr>
        <w:t>3</w:t>
      </w:r>
      <w:r w:rsidRPr="005011B8">
        <w:rPr>
          <w:rFonts w:asciiTheme="minorEastAsia" w:eastAsiaTheme="minorEastAsia" w:hAnsiTheme="minorEastAsia"/>
          <w:kern w:val="0"/>
          <w:szCs w:val="21"/>
        </w:rPr>
        <w:t>σ</w:t>
      </w:r>
      <w:r w:rsidRPr="005011B8">
        <w:rPr>
          <w:rFonts w:asciiTheme="minorEastAsia" w:eastAsiaTheme="minorEastAsia" w:hAnsiTheme="minorEastAsia"/>
          <w:kern w:val="0"/>
          <w:szCs w:val="21"/>
        </w:rPr>
        <w:t>准则</w:t>
      </w:r>
      <w:r w:rsidRPr="005011B8">
        <w:rPr>
          <w:rFonts w:asciiTheme="minorEastAsia" w:eastAsiaTheme="minorEastAsia" w:hAnsiTheme="minorEastAsia" w:cs="Arial"/>
          <w:color w:val="000000"/>
          <w:kern w:val="0"/>
          <w:szCs w:val="21"/>
        </w:rPr>
        <w:t>为理论基础，确保高斯核的有效滤波范围覆盖下采样对应的奈奎斯特频率，在彻底抑制混叠与最大程度保留图像细节之间实现最优平衡，为抗混叠滤波的参数选择提供了量化依据。</w:t>
      </w:r>
    </w:p>
    <w:p w14:paraId="3C11A0AD" w14:textId="0CB73E2D" w:rsidR="005011B8" w:rsidRPr="005011B8" w:rsidRDefault="005011B8" w:rsidP="00DA2BFE">
      <w:pPr>
        <w:pStyle w:val="a4"/>
        <w:widowControl/>
        <w:numPr>
          <w:ilvl w:val="0"/>
          <w:numId w:val="5"/>
        </w:numPr>
        <w:wordWrap w:val="0"/>
        <w:ind w:firstLineChars="0"/>
        <w:jc w:val="left"/>
        <w:rPr>
          <w:rFonts w:asciiTheme="minorEastAsia" w:eastAsiaTheme="minorEastAsia" w:hAnsiTheme="minorEastAsia" w:cs="Arial"/>
          <w:color w:val="000000"/>
          <w:kern w:val="0"/>
          <w:szCs w:val="21"/>
        </w:rPr>
      </w:pPr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</w:rPr>
        <w:t>FFT频域分析与混叠验证原理</w:t>
      </w:r>
    </w:p>
    <w:p w14:paraId="079FBEFE" w14:textId="75AB2DB5" w:rsidR="00D4451B" w:rsidRPr="00DA2BFE" w:rsidRDefault="005011B8" w:rsidP="00DA2BFE">
      <w:pPr>
        <w:pStyle w:val="a4"/>
        <w:widowControl/>
        <w:wordWrap w:val="0"/>
        <w:ind w:left="442" w:firstLineChars="0" w:firstLine="0"/>
        <w:jc w:val="left"/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</w:pPr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</w:rPr>
        <w:lastRenderedPageBreak/>
        <w:t>快速傅里叶变换（FFT）是实现空域-频域转换的核心工具，可将图像I(</w:t>
      </w:r>
      <w:proofErr w:type="spellStart"/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</w:rPr>
        <w:t>x,y</w:t>
      </w:r>
      <w:proofErr w:type="spellEnd"/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</w:rPr>
        <w:t>)从空间域转换至频率域F(</w:t>
      </w:r>
      <w:proofErr w:type="spellStart"/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</w:rPr>
        <w:t>u,v</w:t>
      </w:r>
      <w:proofErr w:type="spellEnd"/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</w:rPr>
        <w:t>)，直观表征图像的频率分量分布：</w:t>
      </w:r>
    </w:p>
    <w:p w14:paraId="288E2953" w14:textId="22D931B1" w:rsidR="00DA2BFE" w:rsidRPr="00DA2BFE" w:rsidRDefault="00DA2BFE" w:rsidP="00D4451B">
      <w:pPr>
        <w:spacing w:line="360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u,v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x=0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H-1</m:t>
              </m:r>
            </m:sup>
            <m:e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y=0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W=1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I(x,y)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-j2π(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ux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+vy/W)</m:t>
                      </m:r>
                    </m:sup>
                  </m:sSup>
                </m:e>
              </m:nary>
            </m:e>
          </m:nary>
        </m:oMath>
      </m:oMathPara>
    </w:p>
    <w:p w14:paraId="620C4108" w14:textId="6A192626" w:rsidR="00DA2BFE" w:rsidRDefault="00DA2BFE" w:rsidP="00DA2BFE">
      <w:pPr>
        <w:pStyle w:val="a4"/>
        <w:widowControl/>
        <w:numPr>
          <w:ilvl w:val="0"/>
          <w:numId w:val="5"/>
        </w:numPr>
        <w:wordWrap w:val="0"/>
        <w:ind w:firstLineChars="0"/>
        <w:jc w:val="left"/>
        <w:rPr>
          <w:rFonts w:asciiTheme="minorEastAsia" w:eastAsiaTheme="minorEastAsia" w:hAnsiTheme="minorEastAsia" w:cs="Arial"/>
          <w:color w:val="000000"/>
          <w:kern w:val="0"/>
          <w:szCs w:val="21"/>
        </w:rPr>
      </w:pPr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</w:rPr>
        <w:t>基于梯度的自适应下采样原理</w:t>
      </w:r>
    </w:p>
    <w:p w14:paraId="2760F9FD" w14:textId="7E05120A" w:rsidR="00DA2BFE" w:rsidRPr="00DA2BFE" w:rsidRDefault="00DA2BFE" w:rsidP="00DA2BFE">
      <w:pPr>
        <w:pStyle w:val="a4"/>
        <w:widowControl/>
        <w:wordWrap w:val="0"/>
        <w:ind w:left="440" w:firstLineChars="0" w:firstLine="0"/>
        <w:jc w:val="left"/>
        <w:rPr>
          <w:rFonts w:asciiTheme="minorEastAsia" w:eastAsiaTheme="minorEastAsia" w:hAnsiTheme="minorEastAsia" w:cs="Arial"/>
          <w:color w:val="000000"/>
          <w:kern w:val="0"/>
          <w:szCs w:val="21"/>
        </w:rPr>
      </w:pPr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</w:rPr>
        <w:t>基于梯度的自适应下采样以局部梯度幅值为局部频率的量化表征：通过Sobel算子计算图像的水平与垂直梯度</w:t>
      </w:r>
      <w:proofErr w:type="spellStart"/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</w:rPr>
        <w:t>g</w:t>
      </w:r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  <w:vertAlign w:val="subscript"/>
        </w:rPr>
        <w:t>x</w:t>
      </w:r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</w:rPr>
        <w:t>,g</w:t>
      </w:r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  <w:vertAlign w:val="subscript"/>
        </w:rPr>
        <w:t>y</w:t>
      </w:r>
      <w:proofErr w:type="spellEnd"/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</w:rPr>
        <w:t>，得到梯度幅值</w:t>
      </w:r>
      <m:oMath>
        <m:r>
          <m:rPr>
            <m:sty m:val="p"/>
          </m:rPr>
          <w:rPr>
            <w:rFonts w:ascii="Cambria Math" w:eastAsiaTheme="minorEastAsia" w:hAnsi="Cambria Math" w:cs="Cambria Math"/>
            <w:color w:val="000000"/>
            <w:kern w:val="0"/>
            <w:szCs w:val="21"/>
          </w:rPr>
          <m:t>∇</m:t>
        </m:r>
        <m:r>
          <m:rPr>
            <m:sty m:val="p"/>
          </m:rPr>
          <w:rPr>
            <w:rFonts w:ascii="Cambria Math" w:eastAsiaTheme="minorEastAsia" w:hAnsi="Cambria Math" w:cs="Arial"/>
            <w:color w:val="000000"/>
            <w:kern w:val="0"/>
            <w:szCs w:val="21"/>
          </w:rPr>
          <m:t>I=</m:t>
        </m:r>
        <m:rad>
          <m:radPr>
            <m:degHide m:val="1"/>
            <m:ctrlPr>
              <w:rPr>
                <w:rFonts w:ascii="Cambria Math" w:eastAsiaTheme="minorEastAsia" w:hAnsi="Cambria Math" w:cs="Arial"/>
                <w:color w:val="000000"/>
                <w:kern w:val="0"/>
                <w:szCs w:val="21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 w:cs="Arial"/>
                    <w:i/>
                    <w:color w:val="000000"/>
                    <w:kern w:val="0"/>
                    <w:szCs w:val="21"/>
                  </w:rPr>
                </m:ctrlPr>
              </m:sSubSupPr>
              <m:e>
                <m:sSubSup>
                  <m:sSubSupPr>
                    <m:ctrlPr>
                      <w:rPr>
                        <w:rFonts w:ascii="Cambria Math" w:eastAsiaTheme="minorEastAsia" w:hAnsi="Cambria Math" w:cs="Arial"/>
                        <w:i/>
                        <w:color w:val="000000"/>
                        <w:kern w:val="0"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Arial"/>
                        <w:color w:val="000000"/>
                        <w:kern w:val="0"/>
                        <w:szCs w:val="21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000000"/>
                        <w:kern w:val="0"/>
                        <w:szCs w:val="21"/>
                      </w:rPr>
                      <m:t>x+</m:t>
                    </m:r>
                  </m:sub>
                  <m:sup>
                    <m:r>
                      <w:rPr>
                        <w:rFonts w:ascii="Cambria Math" w:eastAsiaTheme="minorEastAsia" w:hAnsi="Cambria Math" w:cs="Arial"/>
                        <w:color w:val="000000"/>
                        <w:kern w:val="0"/>
                        <w:szCs w:val="21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 w:cs="Arial"/>
                    <w:color w:val="000000"/>
                    <w:kern w:val="0"/>
                    <w:szCs w:val="21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="Arial"/>
                    <w:color w:val="000000"/>
                    <w:kern w:val="0"/>
                    <w:szCs w:val="21"/>
                  </w:rPr>
                  <m:t>y</m:t>
                </m:r>
              </m:sub>
              <m:sup>
                <m:r>
                  <w:rPr>
                    <w:rFonts w:ascii="Cambria Math" w:eastAsiaTheme="minorEastAsia" w:hAnsi="Cambria Math" w:cs="Arial"/>
                    <w:color w:val="000000"/>
                    <w:kern w:val="0"/>
                    <w:szCs w:val="21"/>
                  </w:rPr>
                  <m:t>2</m:t>
                </m:r>
              </m:sup>
            </m:sSubSup>
          </m:e>
        </m:rad>
      </m:oMath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</w:rPr>
        <w:t>，梯度幅值与局部频率呈正相关。</w:t>
      </w:r>
    </w:p>
    <w:p w14:paraId="4542F210" w14:textId="6DA521F7" w:rsidR="00DA2BFE" w:rsidRPr="00DA2BFE" w:rsidRDefault="00DA2BFE" w:rsidP="00DA2BFE">
      <w:pPr>
        <w:pStyle w:val="a4"/>
        <w:widowControl/>
        <w:wordWrap w:val="0"/>
        <w:ind w:left="442" w:firstLineChars="0" w:firstLine="0"/>
        <w:jc w:val="left"/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</w:pPr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</w:rPr>
        <w:t>基于梯度幅值估计局部最优下采样倍数</w:t>
      </w:r>
      <w:proofErr w:type="spellStart"/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</w:rPr>
        <w:t>M</w:t>
      </w:r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  <w:vertAlign w:val="subscript"/>
        </w:rPr>
        <w:t>local</w:t>
      </w:r>
      <w:proofErr w:type="spellEnd"/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</w:rPr>
        <w:t>，再通过</w:t>
      </w:r>
      <w:proofErr w:type="spellStart"/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</w:rPr>
        <w:t>σ</w:t>
      </w:r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  <w:vertAlign w:val="subscript"/>
        </w:rPr>
        <w:t>local</w:t>
      </w:r>
      <w:proofErr w:type="spellEnd"/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</w:rPr>
        <w:t>=0.45M</w:t>
      </w:r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  <w:vertAlign w:val="subscript"/>
        </w:rPr>
        <w:t>local</w:t>
      </w:r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</w:rPr>
        <w:t>生成自适应滤波参数：高梯度区域分配小</w:t>
      </w:r>
      <w:proofErr w:type="spellStart"/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</w:rPr>
        <w:t>M</w:t>
      </w:r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  <w:vertAlign w:val="subscript"/>
        </w:rPr>
        <w:t>local</w:t>
      </w:r>
      <w:proofErr w:type="spellEnd"/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</w:rPr>
        <w:t>、小</w:t>
      </w:r>
      <w:proofErr w:type="spellStart"/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</w:rPr>
        <w:t>σ</w:t>
      </w:r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  <w:vertAlign w:val="subscript"/>
        </w:rPr>
        <w:t>local</w:t>
      </w:r>
      <w:proofErr w:type="spellEnd"/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</w:rPr>
        <w:t>，采用弱滤波保留细节；低梯度区域分配大</w:t>
      </w:r>
      <w:proofErr w:type="spellStart"/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</w:rPr>
        <w:t>M</w:t>
      </w:r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  <w:vertAlign w:val="subscript"/>
        </w:rPr>
        <w:t>local</w:t>
      </w:r>
      <w:proofErr w:type="spellEnd"/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</w:rPr>
        <w:t>、大</w:t>
      </w:r>
      <w:proofErr w:type="spellStart"/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</w:rPr>
        <w:t>σ</w:t>
      </w:r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  <w:vertAlign w:val="subscript"/>
        </w:rPr>
        <w:t>local</w:t>
      </w:r>
      <w:proofErr w:type="spellEnd"/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</w:rPr>
        <w:t>，采用强滤波抑制混叠，实现滤波强度的空间自适应调整，</w:t>
      </w:r>
      <w:r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  <w:t>提升</w:t>
      </w:r>
      <w:r w:rsidRPr="00DA2BFE">
        <w:rPr>
          <w:rFonts w:asciiTheme="minorEastAsia" w:eastAsiaTheme="minorEastAsia" w:hAnsiTheme="minorEastAsia" w:cs="Arial"/>
          <w:color w:val="000000"/>
          <w:kern w:val="0"/>
          <w:szCs w:val="21"/>
        </w:rPr>
        <w:t>全局参数的适配性。</w:t>
      </w:r>
    </w:p>
    <w:p w14:paraId="661719D7" w14:textId="77777777" w:rsidR="005B6D46" w:rsidRDefault="001B18BA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</w:t>
      </w:r>
      <w:r>
        <w:rPr>
          <w:rFonts w:hint="eastAsia"/>
          <w:b/>
          <w:sz w:val="28"/>
          <w:szCs w:val="28"/>
        </w:rPr>
        <w:t>验内容</w:t>
      </w:r>
    </w:p>
    <w:p w14:paraId="6DAF1586" w14:textId="77777777" w:rsidR="00DA2BFE" w:rsidRPr="00DA2BFE" w:rsidRDefault="00DA2BFE" w:rsidP="00DA2BFE">
      <w:pPr>
        <w:pStyle w:val="a4"/>
        <w:widowControl/>
        <w:numPr>
          <w:ilvl w:val="0"/>
          <w:numId w:val="6"/>
        </w:numPr>
        <w:wordWrap w:val="0"/>
        <w:ind w:firstLineChars="0"/>
        <w:jc w:val="left"/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</w:pPr>
      <w:r w:rsidRPr="00DA2BFE"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  <w:t>第一部分</w:t>
      </w:r>
    </w:p>
    <w:p w14:paraId="70D99A9B" w14:textId="77777777" w:rsidR="00DA2BFE" w:rsidRPr="002B1A7F" w:rsidRDefault="00DA2BFE" w:rsidP="002B1A7F">
      <w:pPr>
        <w:pStyle w:val="a4"/>
        <w:widowControl/>
        <w:numPr>
          <w:ilvl w:val="0"/>
          <w:numId w:val="9"/>
        </w:numPr>
        <w:wordWrap w:val="0"/>
        <w:ind w:firstLineChars="0"/>
        <w:jc w:val="left"/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</w:pPr>
      <w:r w:rsidRPr="002B1A7F"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  <w:t>生成棋盘格和chirp测试图</w:t>
      </w:r>
    </w:p>
    <w:p w14:paraId="670D1FEC" w14:textId="77777777" w:rsidR="00DA2BFE" w:rsidRPr="002B1A7F" w:rsidRDefault="00DA2BFE" w:rsidP="002B1A7F">
      <w:pPr>
        <w:pStyle w:val="a4"/>
        <w:widowControl/>
        <w:numPr>
          <w:ilvl w:val="0"/>
          <w:numId w:val="9"/>
        </w:numPr>
        <w:wordWrap w:val="0"/>
        <w:ind w:firstLineChars="0"/>
        <w:jc w:val="left"/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</w:pPr>
      <w:r w:rsidRPr="002B1A7F"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  <w:t>直接下采样，观察混叠</w:t>
      </w:r>
    </w:p>
    <w:p w14:paraId="7D8E850F" w14:textId="77777777" w:rsidR="00DA2BFE" w:rsidRPr="002B1A7F" w:rsidRDefault="00DA2BFE" w:rsidP="002B1A7F">
      <w:pPr>
        <w:pStyle w:val="a4"/>
        <w:widowControl/>
        <w:numPr>
          <w:ilvl w:val="0"/>
          <w:numId w:val="9"/>
        </w:numPr>
        <w:wordWrap w:val="0"/>
        <w:ind w:firstLineChars="0"/>
        <w:jc w:val="left"/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</w:pPr>
      <w:r w:rsidRPr="002B1A7F"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  <w:t>加高斯滤波再下采样，对比差异</w:t>
      </w:r>
    </w:p>
    <w:p w14:paraId="5F9398F8" w14:textId="77777777" w:rsidR="00DA2BFE" w:rsidRPr="002B1A7F" w:rsidRDefault="00DA2BFE" w:rsidP="002B1A7F">
      <w:pPr>
        <w:pStyle w:val="a4"/>
        <w:widowControl/>
        <w:numPr>
          <w:ilvl w:val="0"/>
          <w:numId w:val="9"/>
        </w:numPr>
        <w:wordWrap w:val="0"/>
        <w:ind w:firstLineChars="0"/>
        <w:jc w:val="left"/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</w:pPr>
      <w:r w:rsidRPr="002B1A7F"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  <w:t>画FFT频谱，在频域上确认混叠消失了</w:t>
      </w:r>
    </w:p>
    <w:p w14:paraId="165ACD57" w14:textId="77777777" w:rsidR="002B1A7F" w:rsidRDefault="00DA2BFE" w:rsidP="00DA2BFE">
      <w:pPr>
        <w:pStyle w:val="a4"/>
        <w:widowControl/>
        <w:numPr>
          <w:ilvl w:val="0"/>
          <w:numId w:val="6"/>
        </w:numPr>
        <w:wordWrap w:val="0"/>
        <w:ind w:firstLineChars="0"/>
        <w:jc w:val="left"/>
        <w:rPr>
          <w:rFonts w:asciiTheme="minorEastAsia" w:eastAsiaTheme="minorEastAsia" w:hAnsiTheme="minorEastAsia" w:cs="Arial"/>
          <w:color w:val="000000"/>
          <w:kern w:val="0"/>
          <w:szCs w:val="21"/>
        </w:rPr>
      </w:pPr>
      <w:r w:rsidRPr="00DA2BFE"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  <w:t>第二部分</w:t>
      </w:r>
      <w:r w:rsidR="002B1A7F"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  <w:t>：</w:t>
      </w:r>
      <w:r w:rsidRPr="00DA2BFE"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  <w:t>验证o公式</w:t>
      </w:r>
    </w:p>
    <w:p w14:paraId="4E9A3B1F" w14:textId="77777777" w:rsidR="002B1A7F" w:rsidRDefault="00DA2BFE" w:rsidP="002B1A7F">
      <w:pPr>
        <w:pStyle w:val="a4"/>
        <w:widowControl/>
        <w:numPr>
          <w:ilvl w:val="0"/>
          <w:numId w:val="8"/>
        </w:numPr>
        <w:wordWrap w:val="0"/>
        <w:ind w:firstLineChars="0"/>
        <w:jc w:val="left"/>
        <w:rPr>
          <w:rFonts w:asciiTheme="minorEastAsia" w:eastAsiaTheme="minorEastAsia" w:hAnsiTheme="minorEastAsia" w:cs="Arial"/>
          <w:color w:val="000000"/>
          <w:kern w:val="0"/>
          <w:szCs w:val="21"/>
        </w:rPr>
      </w:pPr>
      <w:r w:rsidRPr="00DA2BFE"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  <w:t>固定 M=4，分别用 o=0.5,1.0,2.0,4.0做实验</w:t>
      </w:r>
    </w:p>
    <w:p w14:paraId="21E798E3" w14:textId="77777777" w:rsidR="002B1A7F" w:rsidRDefault="00DA2BFE" w:rsidP="002B1A7F">
      <w:pPr>
        <w:pStyle w:val="a4"/>
        <w:widowControl/>
        <w:numPr>
          <w:ilvl w:val="0"/>
          <w:numId w:val="8"/>
        </w:numPr>
        <w:wordWrap w:val="0"/>
        <w:ind w:firstLineChars="0"/>
        <w:jc w:val="left"/>
        <w:rPr>
          <w:rFonts w:asciiTheme="minorEastAsia" w:eastAsiaTheme="minorEastAsia" w:hAnsiTheme="minorEastAsia" w:cs="Arial"/>
          <w:color w:val="000000"/>
          <w:kern w:val="0"/>
          <w:szCs w:val="21"/>
        </w:rPr>
      </w:pPr>
      <w:r w:rsidRPr="00DA2BFE"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  <w:t>观察o太小(混叠残留)和o太大(过度模糊)的效果</w:t>
      </w:r>
    </w:p>
    <w:p w14:paraId="52A31499" w14:textId="0DDAE749" w:rsidR="00DA2BFE" w:rsidRPr="00DA2BFE" w:rsidRDefault="00DA2BFE" w:rsidP="002B1A7F">
      <w:pPr>
        <w:pStyle w:val="a4"/>
        <w:widowControl/>
        <w:numPr>
          <w:ilvl w:val="0"/>
          <w:numId w:val="8"/>
        </w:numPr>
        <w:wordWrap w:val="0"/>
        <w:ind w:firstLineChars="0"/>
        <w:jc w:val="left"/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</w:pPr>
      <w:r w:rsidRPr="00DA2BFE"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  <w:t>找到最合适"的o，和理论值 o=0.45M=1.8对比</w:t>
      </w:r>
    </w:p>
    <w:p w14:paraId="7DB69A66" w14:textId="1B8D70EB" w:rsidR="00DA2BFE" w:rsidRPr="00DA2BFE" w:rsidRDefault="00DA2BFE" w:rsidP="00DA2BFE">
      <w:pPr>
        <w:pStyle w:val="a4"/>
        <w:widowControl/>
        <w:numPr>
          <w:ilvl w:val="0"/>
          <w:numId w:val="6"/>
        </w:numPr>
        <w:wordWrap w:val="0"/>
        <w:ind w:firstLineChars="0"/>
        <w:jc w:val="left"/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</w:pPr>
      <w:r w:rsidRPr="00DA2BFE"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  <w:t>第三部分</w:t>
      </w:r>
      <w:r w:rsidR="002B1A7F"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  <w:t>：</w:t>
      </w:r>
      <w:r w:rsidRPr="00DA2BFE"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  <w:t>自适应下采样</w:t>
      </w:r>
    </w:p>
    <w:p w14:paraId="614E34F6" w14:textId="77777777" w:rsidR="00DA2BFE" w:rsidRPr="00DA2BFE" w:rsidRDefault="00DA2BFE" w:rsidP="002B1A7F">
      <w:pPr>
        <w:pStyle w:val="a4"/>
        <w:widowControl/>
        <w:numPr>
          <w:ilvl w:val="0"/>
          <w:numId w:val="10"/>
        </w:numPr>
        <w:wordWrap w:val="0"/>
        <w:ind w:firstLineChars="0"/>
        <w:jc w:val="left"/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</w:pPr>
      <w:r w:rsidRPr="00DA2BFE"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  <w:t>用梯度分析估计局部M值</w:t>
      </w:r>
    </w:p>
    <w:p w14:paraId="1052AF97" w14:textId="77777777" w:rsidR="00DA2BFE" w:rsidRPr="00DA2BFE" w:rsidRDefault="00DA2BFE" w:rsidP="002B1A7F">
      <w:pPr>
        <w:pStyle w:val="a4"/>
        <w:widowControl/>
        <w:numPr>
          <w:ilvl w:val="0"/>
          <w:numId w:val="10"/>
        </w:numPr>
        <w:wordWrap w:val="0"/>
        <w:ind w:firstLineChars="0"/>
        <w:jc w:val="left"/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</w:pPr>
      <w:r w:rsidRPr="00DA2BFE"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  <w:t>对不同区域用不同o滤波</w:t>
      </w:r>
    </w:p>
    <w:p w14:paraId="034856D3" w14:textId="4F26EEC0" w:rsidR="00DA2BFE" w:rsidRPr="00DA2BFE" w:rsidRDefault="00DA2BFE" w:rsidP="002B1A7F">
      <w:pPr>
        <w:pStyle w:val="a4"/>
        <w:widowControl/>
        <w:numPr>
          <w:ilvl w:val="0"/>
          <w:numId w:val="10"/>
        </w:numPr>
        <w:wordWrap w:val="0"/>
        <w:ind w:firstLineChars="0"/>
        <w:jc w:val="left"/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</w:pPr>
      <w:r w:rsidRPr="00DA2BFE"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  <w:t>和全图统一下采样对比误差图</w:t>
      </w:r>
    </w:p>
    <w:p w14:paraId="1B1C7DFF" w14:textId="77777777" w:rsidR="005C1770" w:rsidRDefault="001B18BA" w:rsidP="005C1770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实验步骤</w:t>
      </w:r>
    </w:p>
    <w:p w14:paraId="0689981D" w14:textId="250A3C5B" w:rsidR="005C1770" w:rsidRPr="005C1770" w:rsidRDefault="005C1770" w:rsidP="005C1770">
      <w:pPr>
        <w:pStyle w:val="a4"/>
        <w:widowControl/>
        <w:numPr>
          <w:ilvl w:val="0"/>
          <w:numId w:val="14"/>
        </w:numPr>
        <w:wordWrap w:val="0"/>
        <w:ind w:firstLineChars="0"/>
        <w:jc w:val="left"/>
        <w:rPr>
          <w:rFonts w:asciiTheme="minorEastAsia" w:eastAsiaTheme="minorEastAsia" w:hAnsiTheme="minorEastAsia" w:cs="Arial"/>
          <w:color w:val="000000"/>
          <w:kern w:val="0"/>
          <w:szCs w:val="21"/>
        </w:rPr>
      </w:pPr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第一部分</w:t>
      </w:r>
    </w:p>
    <w:p w14:paraId="679D389F" w14:textId="54573CBC" w:rsidR="005C1770" w:rsidRPr="005C1770" w:rsidRDefault="005C1770" w:rsidP="005C1770">
      <w:pPr>
        <w:pStyle w:val="a4"/>
        <w:widowControl/>
        <w:numPr>
          <w:ilvl w:val="0"/>
          <w:numId w:val="15"/>
        </w:numPr>
        <w:wordWrap w:val="0"/>
        <w:ind w:firstLineChars="0"/>
        <w:jc w:val="left"/>
        <w:rPr>
          <w:rFonts w:asciiTheme="minorEastAsia" w:eastAsiaTheme="minorEastAsia" w:hAnsiTheme="minorEastAsia" w:cs="Arial"/>
          <w:color w:val="000000"/>
          <w:kern w:val="0"/>
          <w:szCs w:val="21"/>
        </w:rPr>
      </w:pPr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生成</w:t>
      </w:r>
      <w:r w:rsidRPr="005C1770">
        <w:rPr>
          <w:rFonts w:asciiTheme="minorEastAsia" w:eastAsiaTheme="minorEastAsia" w:hAnsiTheme="minorEastAsia"/>
          <w:kern w:val="0"/>
          <w:szCs w:val="21"/>
        </w:rPr>
        <w:t>512×512棋盘格</w:t>
      </w:r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与</w:t>
      </w:r>
      <w:r w:rsidRPr="005C1770">
        <w:rPr>
          <w:rFonts w:asciiTheme="minorEastAsia" w:eastAsiaTheme="minorEastAsia" w:hAnsiTheme="minorEastAsia"/>
          <w:kern w:val="0"/>
          <w:szCs w:val="21"/>
        </w:rPr>
        <w:t>Chirp径向调频</w:t>
      </w:r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图像。</w:t>
      </w:r>
    </w:p>
    <w:p w14:paraId="15920C6C" w14:textId="120C0D70" w:rsidR="005C1770" w:rsidRPr="005C1770" w:rsidRDefault="005C1770" w:rsidP="005C1770">
      <w:pPr>
        <w:pStyle w:val="a4"/>
        <w:widowControl/>
        <w:numPr>
          <w:ilvl w:val="0"/>
          <w:numId w:val="15"/>
        </w:numPr>
        <w:wordWrap w:val="0"/>
        <w:ind w:firstLineChars="0"/>
        <w:jc w:val="left"/>
        <w:rPr>
          <w:rFonts w:asciiTheme="minorEastAsia" w:eastAsiaTheme="minorEastAsia" w:hAnsiTheme="minorEastAsia" w:cs="Arial"/>
          <w:color w:val="000000"/>
          <w:kern w:val="0"/>
          <w:szCs w:val="21"/>
        </w:rPr>
      </w:pPr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分别对两类图像做</w:t>
      </w:r>
      <w:r w:rsidRPr="005C1770">
        <w:rPr>
          <w:rFonts w:asciiTheme="minorEastAsia" w:eastAsiaTheme="minorEastAsia" w:hAnsiTheme="minorEastAsia"/>
          <w:kern w:val="0"/>
          <w:szCs w:val="21"/>
        </w:rPr>
        <w:t>4倍直接下采样</w:t>
      </w:r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，观察时域混叠</w:t>
      </w:r>
    </w:p>
    <w:p w14:paraId="1EF34ADA" w14:textId="2E8C598D" w:rsidR="005C1770" w:rsidRPr="005C1770" w:rsidRDefault="005C1770" w:rsidP="005C1770">
      <w:pPr>
        <w:pStyle w:val="a4"/>
        <w:widowControl/>
        <w:numPr>
          <w:ilvl w:val="0"/>
          <w:numId w:val="15"/>
        </w:numPr>
        <w:wordWrap w:val="0"/>
        <w:ind w:firstLineChars="0"/>
        <w:jc w:val="left"/>
        <w:rPr>
          <w:rFonts w:asciiTheme="minorEastAsia" w:eastAsiaTheme="minorEastAsia" w:hAnsiTheme="minorEastAsia" w:cs="Arial"/>
          <w:color w:val="000000"/>
          <w:kern w:val="0"/>
          <w:szCs w:val="21"/>
        </w:rPr>
      </w:pPr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加入</w:t>
      </w:r>
      <w:r w:rsidRPr="005C1770">
        <w:rPr>
          <w:rFonts w:asciiTheme="minorEastAsia" w:eastAsiaTheme="minorEastAsia" w:hAnsiTheme="minorEastAsia"/>
          <w:kern w:val="0"/>
          <w:szCs w:val="21"/>
        </w:rPr>
        <w:t>σ≈0.45×4=1.8</w:t>
      </w:r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的</w:t>
      </w:r>
      <w:proofErr w:type="gramStart"/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高斯低</w:t>
      </w:r>
      <w:proofErr w:type="gramEnd"/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通滤波后再下采样，对比差异。</w:t>
      </w:r>
    </w:p>
    <w:p w14:paraId="768B48D6" w14:textId="0684751E" w:rsidR="005C1770" w:rsidRPr="005C1770" w:rsidRDefault="005C1770" w:rsidP="005C1770">
      <w:pPr>
        <w:pStyle w:val="a4"/>
        <w:widowControl/>
        <w:numPr>
          <w:ilvl w:val="0"/>
          <w:numId w:val="15"/>
        </w:numPr>
        <w:wordWrap w:val="0"/>
        <w:ind w:firstLineChars="0"/>
        <w:jc w:val="left"/>
        <w:rPr>
          <w:rFonts w:asciiTheme="minorEastAsia" w:eastAsiaTheme="minorEastAsia" w:hAnsiTheme="minorEastAsia" w:cs="Arial"/>
          <w:color w:val="000000"/>
          <w:kern w:val="0"/>
          <w:szCs w:val="21"/>
        </w:rPr>
      </w:pPr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计算并绘制</w:t>
      </w:r>
      <w:r w:rsidRPr="005C1770">
        <w:rPr>
          <w:rFonts w:asciiTheme="minorEastAsia" w:eastAsiaTheme="minorEastAsia" w:hAnsiTheme="minorEastAsia"/>
          <w:kern w:val="0"/>
          <w:szCs w:val="21"/>
        </w:rPr>
        <w:t>FFT频谱</w:t>
      </w:r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，验证直接下采样存在额外虚假频点，高斯滤波后频谱干净集中。</w:t>
      </w:r>
    </w:p>
    <w:p w14:paraId="58762A0F" w14:textId="48D664E0" w:rsidR="005C1770" w:rsidRPr="005C1770" w:rsidRDefault="005C1770" w:rsidP="005C1770">
      <w:pPr>
        <w:pStyle w:val="a4"/>
        <w:widowControl/>
        <w:numPr>
          <w:ilvl w:val="0"/>
          <w:numId w:val="14"/>
        </w:numPr>
        <w:wordWrap w:val="0"/>
        <w:ind w:firstLineChars="0"/>
        <w:jc w:val="left"/>
        <w:rPr>
          <w:rFonts w:asciiTheme="minorEastAsia" w:eastAsiaTheme="minorEastAsia" w:hAnsiTheme="minorEastAsia" w:cs="Arial"/>
          <w:color w:val="000000"/>
          <w:kern w:val="0"/>
          <w:szCs w:val="21"/>
        </w:rPr>
      </w:pPr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第二部分</w:t>
      </w:r>
    </w:p>
    <w:p w14:paraId="48386614" w14:textId="587D7444" w:rsidR="005C1770" w:rsidRPr="005C1770" w:rsidRDefault="005C1770" w:rsidP="005C1770">
      <w:pPr>
        <w:pStyle w:val="a4"/>
        <w:widowControl/>
        <w:numPr>
          <w:ilvl w:val="0"/>
          <w:numId w:val="17"/>
        </w:numPr>
        <w:wordWrap w:val="0"/>
        <w:ind w:firstLineChars="0"/>
        <w:jc w:val="left"/>
        <w:rPr>
          <w:rFonts w:asciiTheme="minorEastAsia" w:eastAsiaTheme="minorEastAsia" w:hAnsiTheme="minorEastAsia" w:cs="Arial"/>
          <w:color w:val="000000"/>
          <w:kern w:val="0"/>
          <w:szCs w:val="21"/>
        </w:rPr>
      </w:pPr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固定下采样倍数M=4，分别设置σ=0.5/1.0/2.0/4.0。</w:t>
      </w:r>
    </w:p>
    <w:p w14:paraId="36B0E4EF" w14:textId="3D051656" w:rsidR="005C1770" w:rsidRPr="005C1770" w:rsidRDefault="005C1770" w:rsidP="005C1770">
      <w:pPr>
        <w:pStyle w:val="a4"/>
        <w:widowControl/>
        <w:numPr>
          <w:ilvl w:val="0"/>
          <w:numId w:val="17"/>
        </w:numPr>
        <w:wordWrap w:val="0"/>
        <w:ind w:firstLineChars="0"/>
        <w:jc w:val="left"/>
        <w:rPr>
          <w:rFonts w:asciiTheme="minorEastAsia" w:eastAsiaTheme="minorEastAsia" w:hAnsiTheme="minorEastAsia" w:cs="Arial"/>
          <w:color w:val="000000"/>
          <w:kern w:val="0"/>
          <w:szCs w:val="21"/>
        </w:rPr>
      </w:pPr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对Chirp图像执行高斯滤波+下采样，观察不同σ的效果：σ过小导致混叠残留、σ过大导致过度模糊。</w:t>
      </w:r>
    </w:p>
    <w:p w14:paraId="3B4B6C3B" w14:textId="3C650943" w:rsidR="005C1770" w:rsidRPr="005C1770" w:rsidRDefault="005C1770" w:rsidP="005C1770">
      <w:pPr>
        <w:pStyle w:val="a4"/>
        <w:widowControl/>
        <w:numPr>
          <w:ilvl w:val="0"/>
          <w:numId w:val="17"/>
        </w:numPr>
        <w:wordWrap w:val="0"/>
        <w:ind w:firstLineChars="0"/>
        <w:jc w:val="left"/>
        <w:rPr>
          <w:rFonts w:asciiTheme="minorEastAsia" w:eastAsiaTheme="minorEastAsia" w:hAnsiTheme="minorEastAsia" w:cs="Arial"/>
          <w:color w:val="000000"/>
          <w:kern w:val="0"/>
          <w:szCs w:val="21"/>
        </w:rPr>
      </w:pPr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对比实验最优σ与理论最优σ（σ=0.45M=1.8），确认公式在混叠抑制与细节</w:t>
      </w:r>
      <w:proofErr w:type="gramStart"/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保留间</w:t>
      </w:r>
      <w:proofErr w:type="gramEnd"/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的最佳平衡。</w:t>
      </w:r>
    </w:p>
    <w:p w14:paraId="5783F13E" w14:textId="3A86D48B" w:rsidR="005C1770" w:rsidRPr="005C1770" w:rsidRDefault="005C1770" w:rsidP="005C1770">
      <w:pPr>
        <w:pStyle w:val="a4"/>
        <w:widowControl/>
        <w:numPr>
          <w:ilvl w:val="0"/>
          <w:numId w:val="14"/>
        </w:numPr>
        <w:wordWrap w:val="0"/>
        <w:ind w:firstLineChars="0"/>
        <w:jc w:val="left"/>
        <w:rPr>
          <w:rFonts w:asciiTheme="minorEastAsia" w:eastAsiaTheme="minorEastAsia" w:hAnsiTheme="minorEastAsia" w:cs="Arial"/>
          <w:color w:val="000000"/>
          <w:kern w:val="0"/>
          <w:szCs w:val="21"/>
        </w:rPr>
      </w:pPr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第三部分</w:t>
      </w:r>
    </w:p>
    <w:p w14:paraId="7BCAC13E" w14:textId="659FFDCE" w:rsidR="005C1770" w:rsidRPr="005C1770" w:rsidRDefault="005C1770" w:rsidP="005C1770">
      <w:pPr>
        <w:pStyle w:val="a4"/>
        <w:widowControl/>
        <w:numPr>
          <w:ilvl w:val="0"/>
          <w:numId w:val="19"/>
        </w:numPr>
        <w:wordWrap w:val="0"/>
        <w:ind w:firstLineChars="0"/>
        <w:jc w:val="left"/>
        <w:rPr>
          <w:rFonts w:asciiTheme="minorEastAsia" w:eastAsiaTheme="minorEastAsia" w:hAnsiTheme="minorEastAsia" w:cs="Arial"/>
          <w:color w:val="000000"/>
          <w:kern w:val="0"/>
          <w:szCs w:val="21"/>
        </w:rPr>
      </w:pPr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lastRenderedPageBreak/>
        <w:t>利用Sobel算子计算图像梯度，估计局部频率/梯度。</w:t>
      </w:r>
    </w:p>
    <w:p w14:paraId="2C64730B" w14:textId="31C1E279" w:rsidR="005C1770" w:rsidRPr="005C1770" w:rsidRDefault="005C1770" w:rsidP="005C1770">
      <w:pPr>
        <w:pStyle w:val="a4"/>
        <w:widowControl/>
        <w:numPr>
          <w:ilvl w:val="0"/>
          <w:numId w:val="19"/>
        </w:numPr>
        <w:wordWrap w:val="0"/>
        <w:ind w:firstLineChars="0"/>
        <w:jc w:val="left"/>
        <w:rPr>
          <w:rFonts w:asciiTheme="minorEastAsia" w:eastAsiaTheme="minorEastAsia" w:hAnsiTheme="minorEastAsia" w:cs="Arial"/>
          <w:color w:val="000000"/>
          <w:kern w:val="0"/>
          <w:szCs w:val="21"/>
        </w:rPr>
      </w:pPr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基于梯度映射生成局部下采样倍数</w:t>
      </w:r>
      <w:proofErr w:type="spellStart"/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M</w:t>
      </w:r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  <w:vertAlign w:val="subscript"/>
        </w:rPr>
        <w:t>local</w:t>
      </w:r>
      <w:proofErr w:type="spellEnd"/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，进而得到自适应</w:t>
      </w:r>
      <w:proofErr w:type="spellStart"/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σ</w:t>
      </w:r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  <w:vertAlign w:val="subscript"/>
        </w:rPr>
        <w:t>local</w:t>
      </w:r>
      <w:proofErr w:type="spellEnd"/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。</w:t>
      </w:r>
    </w:p>
    <w:p w14:paraId="249E28DE" w14:textId="3B8454AD" w:rsidR="005C1770" w:rsidRPr="005C1770" w:rsidRDefault="005C1770" w:rsidP="005C1770">
      <w:pPr>
        <w:pStyle w:val="a4"/>
        <w:widowControl/>
        <w:numPr>
          <w:ilvl w:val="0"/>
          <w:numId w:val="19"/>
        </w:numPr>
        <w:wordWrap w:val="0"/>
        <w:ind w:firstLineChars="0"/>
        <w:jc w:val="left"/>
        <w:rPr>
          <w:rFonts w:asciiTheme="minorEastAsia" w:eastAsiaTheme="minorEastAsia" w:hAnsiTheme="minorEastAsia" w:cs="Arial"/>
          <w:color w:val="000000"/>
          <w:kern w:val="0"/>
          <w:szCs w:val="21"/>
        </w:rPr>
      </w:pPr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实现自适应高斯滤波+下采样，同时执行</w:t>
      </w:r>
      <w:proofErr w:type="gramStart"/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固定σ</w:t>
      </w:r>
      <w:proofErr w:type="gramEnd"/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=1.8下采样作为对照组。</w:t>
      </w:r>
    </w:p>
    <w:p w14:paraId="2B04E0CE" w14:textId="7976E276" w:rsidR="005C1770" w:rsidRPr="005C1770" w:rsidRDefault="005C1770" w:rsidP="005C1770">
      <w:pPr>
        <w:pStyle w:val="a4"/>
        <w:widowControl/>
        <w:numPr>
          <w:ilvl w:val="0"/>
          <w:numId w:val="19"/>
        </w:numPr>
        <w:wordWrap w:val="0"/>
        <w:ind w:firstLineChars="0"/>
        <w:jc w:val="left"/>
        <w:rPr>
          <w:rFonts w:asciiTheme="minorEastAsia" w:eastAsiaTheme="minorEastAsia" w:hAnsiTheme="minorEastAsia" w:cs="Arial" w:hint="eastAsia"/>
          <w:color w:val="000000"/>
          <w:kern w:val="0"/>
          <w:szCs w:val="21"/>
        </w:rPr>
      </w:pPr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计算并对比两类方案的重建误差图，</w:t>
      </w:r>
      <w:proofErr w:type="gramStart"/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验证自</w:t>
      </w:r>
      <w:proofErr w:type="gramEnd"/>
      <w:r w:rsidRPr="005C1770">
        <w:rPr>
          <w:rFonts w:asciiTheme="minorEastAsia" w:eastAsiaTheme="minorEastAsia" w:hAnsiTheme="minorEastAsia" w:cs="Arial"/>
          <w:color w:val="000000"/>
          <w:kern w:val="0"/>
          <w:szCs w:val="21"/>
        </w:rPr>
        <w:t>适应方案在细节保留与混叠抑制上的综合优势。</w:t>
      </w:r>
    </w:p>
    <w:p w14:paraId="2EF85399" w14:textId="77777777" w:rsidR="005B6D46" w:rsidRDefault="001B18BA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</w:t>
      </w:r>
      <w:r>
        <w:rPr>
          <w:rFonts w:hint="eastAsia"/>
          <w:b/>
          <w:sz w:val="28"/>
          <w:szCs w:val="28"/>
        </w:rPr>
        <w:t>验编程</w:t>
      </w:r>
    </w:p>
    <w:p w14:paraId="0FFF82A8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4B69C6"/>
          <w:kern w:val="0"/>
          <w:szCs w:val="21"/>
        </w:rPr>
        <w:t>import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os</w:t>
      </w:r>
      <w:proofErr w:type="spellEnd"/>
    </w:p>
    <w:p w14:paraId="58442F30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4B69C6"/>
          <w:kern w:val="0"/>
          <w:szCs w:val="21"/>
        </w:rPr>
        <w:t>import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cv2</w:t>
      </w:r>
    </w:p>
    <w:p w14:paraId="4AD31B34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4B69C6"/>
          <w:kern w:val="0"/>
          <w:szCs w:val="21"/>
        </w:rPr>
        <w:t>import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numpy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4B69C6"/>
          <w:kern w:val="0"/>
          <w:szCs w:val="21"/>
        </w:rPr>
        <w:t>as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np</w:t>
      </w:r>
    </w:p>
    <w:p w14:paraId="1FC780C5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4B69C6"/>
          <w:kern w:val="0"/>
          <w:szCs w:val="21"/>
        </w:rPr>
        <w:t>import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matplotlib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pyplot</w:t>
      </w:r>
      <w:proofErr w:type="spellEnd"/>
      <w:proofErr w:type="gram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4B69C6"/>
          <w:kern w:val="0"/>
          <w:szCs w:val="21"/>
        </w:rPr>
        <w:t>as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proofErr w:type="spellEnd"/>
    </w:p>
    <w:p w14:paraId="43A3C81A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======================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全局设置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 ======================</w:t>
      </w:r>
    </w:p>
    <w:p w14:paraId="7D4072AC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output_dir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"</w:t>
      </w:r>
      <w:r w:rsidRPr="00297520">
        <w:rPr>
          <w:rFonts w:ascii="Consolas" w:hAnsi="Consolas" w:cs="宋体"/>
          <w:color w:val="448C27"/>
          <w:kern w:val="0"/>
          <w:szCs w:val="21"/>
        </w:rPr>
        <w:t>experiment4_output</w:t>
      </w:r>
      <w:r w:rsidRPr="00297520">
        <w:rPr>
          <w:rFonts w:ascii="Consolas" w:hAnsi="Consolas" w:cs="宋体"/>
          <w:color w:val="777777"/>
          <w:kern w:val="0"/>
          <w:szCs w:val="21"/>
        </w:rPr>
        <w:t>"</w:t>
      </w:r>
    </w:p>
    <w:p w14:paraId="2C7C1989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os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makedirs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output_dir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exist_ok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9C5D27"/>
          <w:kern w:val="0"/>
          <w:szCs w:val="21"/>
        </w:rPr>
        <w:t>True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2FEC69B9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switch</w:t>
      </w:r>
      <w:proofErr w:type="gramEnd"/>
      <w:r w:rsidRPr="00297520">
        <w:rPr>
          <w:rFonts w:ascii="Consolas" w:hAnsi="Consolas" w:cs="宋体"/>
          <w:color w:val="333333"/>
          <w:kern w:val="0"/>
          <w:szCs w:val="21"/>
        </w:rPr>
        <w:t>_backend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Agg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 </w:t>
      </w:r>
    </w:p>
    <w:p w14:paraId="1BA0A697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======================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实验参数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 ======================</w:t>
      </w:r>
    </w:p>
    <w:p w14:paraId="7D23B429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img_size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512</w:t>
      </w:r>
    </w:p>
    <w:p w14:paraId="5DC389C5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downsample_ratio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4</w:t>
      </w:r>
    </w:p>
    <w:p w14:paraId="31893497" w14:textId="1363C8D4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sigma_opt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0.45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*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downsample_ratio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 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理论最优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 </w:t>
      </w:r>
      <w:r w:rsidR="005011B8">
        <w:rPr>
          <w:rFonts w:ascii="Consolas" w:hAnsi="Consolas" w:cs="宋体"/>
          <w:i/>
          <w:iCs/>
          <w:color w:val="AAAAAA"/>
          <w:kern w:val="0"/>
          <w:szCs w:val="21"/>
        </w:rPr>
        <w:t>σ</w:t>
      </w:r>
    </w:p>
    <w:p w14:paraId="77B35F84" w14:textId="31FA3DB8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sigma_list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[</w:t>
      </w:r>
      <w:r w:rsidRPr="00297520">
        <w:rPr>
          <w:rFonts w:ascii="Consolas" w:hAnsi="Consolas" w:cs="宋体"/>
          <w:color w:val="9C5D27"/>
          <w:kern w:val="0"/>
          <w:szCs w:val="21"/>
        </w:rPr>
        <w:t>0.5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1.0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2.0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4.0</w:t>
      </w:r>
      <w:r w:rsidRPr="00297520">
        <w:rPr>
          <w:rFonts w:ascii="Consolas" w:hAnsi="Consolas" w:cs="宋体"/>
          <w:color w:val="777777"/>
          <w:kern w:val="0"/>
          <w:szCs w:val="21"/>
        </w:rPr>
        <w:t>]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 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用于对比的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 </w:t>
      </w:r>
      <w:r w:rsidR="005011B8">
        <w:rPr>
          <w:rFonts w:ascii="Consolas" w:hAnsi="Consolas" w:cs="宋体"/>
          <w:i/>
          <w:iCs/>
          <w:color w:val="AAAAAA"/>
          <w:kern w:val="0"/>
          <w:szCs w:val="21"/>
        </w:rPr>
        <w:t>σ</w:t>
      </w:r>
    </w:p>
    <w:p w14:paraId="376442EA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======================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生成测试图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 ======================</w:t>
      </w:r>
    </w:p>
    <w:p w14:paraId="1C67DD82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棋盘格</w:t>
      </w:r>
    </w:p>
    <w:p w14:paraId="57A9772D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chessboard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np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zeros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img_size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img_size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dtype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np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uint</w:t>
      </w:r>
      <w:proofErr w:type="gramEnd"/>
      <w:r w:rsidRPr="00297520">
        <w:rPr>
          <w:rFonts w:ascii="Consolas" w:hAnsi="Consolas" w:cs="宋体"/>
          <w:color w:val="333333"/>
          <w:kern w:val="0"/>
          <w:szCs w:val="21"/>
        </w:rPr>
        <w:t>8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1B4DE6F8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block_size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32</w:t>
      </w:r>
    </w:p>
    <w:p w14:paraId="16A287F8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4B69C6"/>
          <w:kern w:val="0"/>
          <w:szCs w:val="21"/>
        </w:rPr>
        <w:t>for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4B69C6"/>
          <w:kern w:val="0"/>
          <w:szCs w:val="21"/>
        </w:rPr>
        <w:t>in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gramStart"/>
      <w:r w:rsidRPr="00297520">
        <w:rPr>
          <w:rFonts w:ascii="Consolas" w:hAnsi="Consolas" w:cs="宋体"/>
          <w:b/>
          <w:bCs/>
          <w:color w:val="AA3731"/>
          <w:kern w:val="0"/>
          <w:szCs w:val="21"/>
        </w:rPr>
        <w:t>range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297520">
        <w:rPr>
          <w:rFonts w:ascii="Consolas" w:hAnsi="Consolas" w:cs="宋体"/>
          <w:color w:val="9C5D27"/>
          <w:kern w:val="0"/>
          <w:szCs w:val="21"/>
        </w:rPr>
        <w:t>0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img_size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block_size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*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2</w:t>
      </w:r>
      <w:r w:rsidRPr="00297520">
        <w:rPr>
          <w:rFonts w:ascii="Consolas" w:hAnsi="Consolas" w:cs="宋体"/>
          <w:color w:val="777777"/>
          <w:kern w:val="0"/>
          <w:szCs w:val="21"/>
        </w:rPr>
        <w:t>):</w:t>
      </w:r>
    </w:p>
    <w:p w14:paraId="744700B2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297520">
        <w:rPr>
          <w:rFonts w:ascii="Consolas" w:hAnsi="Consolas" w:cs="宋体"/>
          <w:color w:val="4B69C6"/>
          <w:kern w:val="0"/>
          <w:szCs w:val="21"/>
        </w:rPr>
        <w:t>for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j </w:t>
      </w:r>
      <w:r w:rsidRPr="00297520">
        <w:rPr>
          <w:rFonts w:ascii="Consolas" w:hAnsi="Consolas" w:cs="宋体"/>
          <w:color w:val="4B69C6"/>
          <w:kern w:val="0"/>
          <w:szCs w:val="21"/>
        </w:rPr>
        <w:t>in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gramStart"/>
      <w:r w:rsidRPr="00297520">
        <w:rPr>
          <w:rFonts w:ascii="Consolas" w:hAnsi="Consolas" w:cs="宋体"/>
          <w:b/>
          <w:bCs/>
          <w:color w:val="AA3731"/>
          <w:kern w:val="0"/>
          <w:szCs w:val="21"/>
        </w:rPr>
        <w:t>range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297520">
        <w:rPr>
          <w:rFonts w:ascii="Consolas" w:hAnsi="Consolas" w:cs="宋体"/>
          <w:color w:val="9C5D27"/>
          <w:kern w:val="0"/>
          <w:szCs w:val="21"/>
        </w:rPr>
        <w:t>0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img_size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block_size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*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2</w:t>
      </w:r>
      <w:r w:rsidRPr="00297520">
        <w:rPr>
          <w:rFonts w:ascii="Consolas" w:hAnsi="Consolas" w:cs="宋体"/>
          <w:color w:val="777777"/>
          <w:kern w:val="0"/>
          <w:szCs w:val="21"/>
        </w:rPr>
        <w:t>):</w:t>
      </w:r>
    </w:p>
    <w:p w14:paraId="62F29111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chessboard</w:t>
      </w:r>
      <w:r w:rsidRPr="00297520">
        <w:rPr>
          <w:rFonts w:ascii="Consolas" w:hAnsi="Consolas" w:cs="宋体"/>
          <w:color w:val="777777"/>
          <w:kern w:val="0"/>
          <w:szCs w:val="21"/>
        </w:rPr>
        <w:t>[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</w:t>
      </w:r>
      <w:r w:rsidRPr="00297520">
        <w:rPr>
          <w:rFonts w:ascii="Consolas" w:hAnsi="Consolas" w:cs="宋体"/>
          <w:color w:val="777777"/>
          <w:kern w:val="0"/>
          <w:szCs w:val="21"/>
        </w:rPr>
        <w:t>:</w:t>
      </w:r>
      <w:r w:rsidRPr="00297520">
        <w:rPr>
          <w:rFonts w:ascii="Consolas" w:hAnsi="Consolas" w:cs="宋体"/>
          <w:color w:val="333333"/>
          <w:kern w:val="0"/>
          <w:szCs w:val="21"/>
        </w:rPr>
        <w:t>i</w:t>
      </w:r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>block_size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j</w:t>
      </w:r>
      <w:r w:rsidRPr="00297520">
        <w:rPr>
          <w:rFonts w:ascii="Consolas" w:hAnsi="Consolas" w:cs="宋体"/>
          <w:color w:val="777777"/>
          <w:kern w:val="0"/>
          <w:szCs w:val="21"/>
        </w:rPr>
        <w:t>:</w:t>
      </w:r>
      <w:r w:rsidRPr="00297520">
        <w:rPr>
          <w:rFonts w:ascii="Consolas" w:hAnsi="Consolas" w:cs="宋体"/>
          <w:color w:val="333333"/>
          <w:kern w:val="0"/>
          <w:szCs w:val="21"/>
        </w:rPr>
        <w:t>j</w:t>
      </w:r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>block_size</w:t>
      </w:r>
      <w:r w:rsidRPr="00297520">
        <w:rPr>
          <w:rFonts w:ascii="Consolas" w:hAnsi="Consolas" w:cs="宋体"/>
          <w:color w:val="777777"/>
          <w:kern w:val="0"/>
          <w:szCs w:val="21"/>
        </w:rPr>
        <w:t>]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255</w:t>
      </w:r>
    </w:p>
    <w:p w14:paraId="0EB4224E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chessboard</w:t>
      </w:r>
      <w:r w:rsidRPr="00297520">
        <w:rPr>
          <w:rFonts w:ascii="Consolas" w:hAnsi="Consolas" w:cs="宋体"/>
          <w:color w:val="777777"/>
          <w:kern w:val="0"/>
          <w:szCs w:val="21"/>
        </w:rPr>
        <w:t>[</w:t>
      </w:r>
      <w:proofErr w:type="spellStart"/>
      <w:proofErr w:type="gramEnd"/>
      <w:r w:rsidRPr="00297520">
        <w:rPr>
          <w:rFonts w:ascii="Consolas" w:hAnsi="Consolas" w:cs="宋体"/>
          <w:color w:val="333333"/>
          <w:kern w:val="0"/>
          <w:szCs w:val="21"/>
        </w:rPr>
        <w:t>i</w:t>
      </w:r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>block_</w:t>
      </w:r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size</w:t>
      </w:r>
      <w:r w:rsidRPr="00297520">
        <w:rPr>
          <w:rFonts w:ascii="Consolas" w:hAnsi="Consolas" w:cs="宋体"/>
          <w:color w:val="777777"/>
          <w:kern w:val="0"/>
          <w:szCs w:val="21"/>
        </w:rPr>
        <w:t>:</w:t>
      </w:r>
      <w:r w:rsidRPr="00297520">
        <w:rPr>
          <w:rFonts w:ascii="Consolas" w:hAnsi="Consolas" w:cs="宋体"/>
          <w:color w:val="333333"/>
          <w:kern w:val="0"/>
          <w:szCs w:val="21"/>
        </w:rPr>
        <w:t>i</w:t>
      </w:r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>block_size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*</w:t>
      </w:r>
      <w:r w:rsidRPr="00297520">
        <w:rPr>
          <w:rFonts w:ascii="Consolas" w:hAnsi="Consolas" w:cs="宋体"/>
          <w:color w:val="9C5D27"/>
          <w:kern w:val="0"/>
          <w:szCs w:val="21"/>
        </w:rPr>
        <w:t>2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j</w:t>
      </w:r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>block_</w:t>
      </w:r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size</w:t>
      </w:r>
      <w:r w:rsidRPr="00297520">
        <w:rPr>
          <w:rFonts w:ascii="Consolas" w:hAnsi="Consolas" w:cs="宋体"/>
          <w:color w:val="777777"/>
          <w:kern w:val="0"/>
          <w:szCs w:val="21"/>
        </w:rPr>
        <w:t>:</w:t>
      </w:r>
      <w:r w:rsidRPr="00297520">
        <w:rPr>
          <w:rFonts w:ascii="Consolas" w:hAnsi="Consolas" w:cs="宋体"/>
          <w:color w:val="333333"/>
          <w:kern w:val="0"/>
          <w:szCs w:val="21"/>
        </w:rPr>
        <w:t>j</w:t>
      </w:r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>block_size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*</w:t>
      </w:r>
      <w:r w:rsidRPr="00297520">
        <w:rPr>
          <w:rFonts w:ascii="Consolas" w:hAnsi="Consolas" w:cs="宋体"/>
          <w:color w:val="9C5D27"/>
          <w:kern w:val="0"/>
          <w:szCs w:val="21"/>
        </w:rPr>
        <w:t>2</w:t>
      </w:r>
      <w:r w:rsidRPr="00297520">
        <w:rPr>
          <w:rFonts w:ascii="Consolas" w:hAnsi="Consolas" w:cs="宋体"/>
          <w:color w:val="777777"/>
          <w:kern w:val="0"/>
          <w:szCs w:val="21"/>
        </w:rPr>
        <w:t>]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255</w:t>
      </w:r>
    </w:p>
    <w:p w14:paraId="2F94B7BE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Chirp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图</w:t>
      </w:r>
    </w:p>
    <w:p w14:paraId="7759D0B5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x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np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linspace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(-</w:t>
      </w:r>
      <w:r w:rsidRPr="00297520">
        <w:rPr>
          <w:rFonts w:ascii="Consolas" w:hAnsi="Consolas" w:cs="宋体"/>
          <w:color w:val="9C5D27"/>
          <w:kern w:val="0"/>
          <w:szCs w:val="21"/>
        </w:rPr>
        <w:t>1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1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img_size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4BA8A40B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y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np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linspace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(-</w:t>
      </w:r>
      <w:r w:rsidRPr="00297520">
        <w:rPr>
          <w:rFonts w:ascii="Consolas" w:hAnsi="Consolas" w:cs="宋体"/>
          <w:color w:val="9C5D27"/>
          <w:kern w:val="0"/>
          <w:szCs w:val="21"/>
        </w:rPr>
        <w:t>1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1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img_size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1FAA103E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>X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Y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np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meshgrid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x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y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5A3DD09F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R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np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sqrt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X</w:t>
      </w:r>
      <w:r w:rsidRPr="00297520">
        <w:rPr>
          <w:rFonts w:ascii="Consolas" w:hAnsi="Consolas" w:cs="宋体"/>
          <w:color w:val="777777"/>
          <w:kern w:val="0"/>
          <w:szCs w:val="21"/>
        </w:rPr>
        <w:t>**</w:t>
      </w:r>
      <w:r w:rsidRPr="00297520">
        <w:rPr>
          <w:rFonts w:ascii="Consolas" w:hAnsi="Consolas" w:cs="宋体"/>
          <w:color w:val="9C5D27"/>
          <w:kern w:val="0"/>
          <w:szCs w:val="21"/>
        </w:rPr>
        <w:t>2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Y</w:t>
      </w:r>
      <w:r w:rsidRPr="00297520">
        <w:rPr>
          <w:rFonts w:ascii="Consolas" w:hAnsi="Consolas" w:cs="宋体"/>
          <w:color w:val="777777"/>
          <w:kern w:val="0"/>
          <w:szCs w:val="21"/>
        </w:rPr>
        <w:t>**</w:t>
      </w:r>
      <w:r w:rsidRPr="00297520">
        <w:rPr>
          <w:rFonts w:ascii="Consolas" w:hAnsi="Consolas" w:cs="宋体"/>
          <w:color w:val="9C5D27"/>
          <w:kern w:val="0"/>
          <w:szCs w:val="21"/>
        </w:rPr>
        <w:t>2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10794326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chirp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np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sin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297520">
        <w:rPr>
          <w:rFonts w:ascii="Consolas" w:hAnsi="Consolas" w:cs="宋体"/>
          <w:color w:val="9C5D27"/>
          <w:kern w:val="0"/>
          <w:szCs w:val="21"/>
        </w:rPr>
        <w:t>2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*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np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pi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*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9C5D27"/>
          <w:kern w:val="0"/>
          <w:szCs w:val="21"/>
        </w:rPr>
        <w:t>5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*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R </w:t>
      </w:r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20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*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R</w:t>
      </w:r>
      <w:r w:rsidRPr="00297520">
        <w:rPr>
          <w:rFonts w:ascii="Consolas" w:hAnsi="Consolas" w:cs="宋体"/>
          <w:color w:val="777777"/>
          <w:kern w:val="0"/>
          <w:szCs w:val="21"/>
        </w:rPr>
        <w:t>**</w:t>
      </w:r>
      <w:r w:rsidRPr="00297520">
        <w:rPr>
          <w:rFonts w:ascii="Consolas" w:hAnsi="Consolas" w:cs="宋体"/>
          <w:color w:val="9C5D27"/>
          <w:kern w:val="0"/>
          <w:szCs w:val="21"/>
        </w:rPr>
        <w:t>2</w:t>
      </w:r>
      <w:r w:rsidRPr="00297520">
        <w:rPr>
          <w:rFonts w:ascii="Consolas" w:hAnsi="Consolas" w:cs="宋体"/>
          <w:color w:val="777777"/>
          <w:kern w:val="0"/>
          <w:szCs w:val="21"/>
        </w:rPr>
        <w:t>))</w:t>
      </w:r>
    </w:p>
    <w:p w14:paraId="1711C50D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chirp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normalize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chirp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None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0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255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9C5D27"/>
          <w:kern w:val="0"/>
          <w:szCs w:val="21"/>
        </w:rPr>
        <w:t>NORM_MINMAX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dtype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>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9C5D27"/>
          <w:kern w:val="0"/>
          <w:szCs w:val="21"/>
        </w:rPr>
        <w:t>CV_8U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1FC138B3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====================== FFT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工具函数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 ======================</w:t>
      </w:r>
    </w:p>
    <w:p w14:paraId="52A8EE9D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7A3E9D"/>
          <w:kern w:val="0"/>
          <w:szCs w:val="21"/>
        </w:rPr>
        <w:t>def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b/>
          <w:bCs/>
          <w:color w:val="AA3731"/>
          <w:kern w:val="0"/>
          <w:szCs w:val="21"/>
        </w:rPr>
        <w:t>compute_fft_spectrum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img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):</w:t>
      </w:r>
    </w:p>
    <w:p w14:paraId="35D6D0BB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fft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np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fft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fft</w:t>
      </w:r>
      <w:proofErr w:type="gramEnd"/>
      <w:r w:rsidRPr="00297520">
        <w:rPr>
          <w:rFonts w:ascii="Consolas" w:hAnsi="Consolas" w:cs="宋体"/>
          <w:color w:val="333333"/>
          <w:kern w:val="0"/>
          <w:szCs w:val="21"/>
        </w:rPr>
        <w:t>2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img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0D126BA8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fft_shift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np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fft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fftshift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fft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16B8B7B8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297520">
        <w:rPr>
          <w:rFonts w:ascii="Consolas" w:hAnsi="Consolas" w:cs="宋体"/>
          <w:color w:val="4B69C6"/>
          <w:kern w:val="0"/>
          <w:szCs w:val="21"/>
        </w:rPr>
        <w:t>return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20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*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np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log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np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abs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fft_shift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1e-8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476CBD59" w14:textId="3B41AE32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# ====================== 1.</w:t>
      </w:r>
      <w:r w:rsidR="00051B66" w:rsidRPr="00051B66">
        <w:rPr>
          <w:rFonts w:ascii="Consolas" w:hAnsi="Consolas" w:cs="宋体" w:hint="eastAsia"/>
          <w:i/>
          <w:iCs/>
          <w:color w:val="AAAAAA"/>
          <w:kern w:val="0"/>
          <w:szCs w:val="21"/>
        </w:rPr>
        <w:t>第一部分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：原图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 /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直接下采样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 /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高斯下采样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 ======================</w:t>
      </w:r>
    </w:p>
    <w:p w14:paraId="31A8DF51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lastRenderedPageBreak/>
        <w:t xml:space="preserve">#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直接下采样</w:t>
      </w:r>
    </w:p>
    <w:p w14:paraId="368BF40D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chess_direct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resize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chessboard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img_size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//</w:t>
      </w:r>
      <w:r w:rsidRPr="00297520">
        <w:rPr>
          <w:rFonts w:ascii="Consolas" w:hAnsi="Consolas" w:cs="宋体"/>
          <w:color w:val="9C5D27"/>
          <w:kern w:val="0"/>
          <w:szCs w:val="21"/>
        </w:rPr>
        <w:t>4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img_size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//</w:t>
      </w:r>
      <w:r w:rsidRPr="00297520">
        <w:rPr>
          <w:rFonts w:ascii="Consolas" w:hAnsi="Consolas" w:cs="宋体"/>
          <w:color w:val="9C5D27"/>
          <w:kern w:val="0"/>
          <w:szCs w:val="21"/>
        </w:rPr>
        <w:t>4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A3E9D"/>
          <w:kern w:val="0"/>
          <w:szCs w:val="21"/>
        </w:rPr>
        <w:t>interpolation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>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9C5D27"/>
          <w:kern w:val="0"/>
          <w:szCs w:val="21"/>
        </w:rPr>
        <w:t>INTER_NEAREST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321E7775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chirp_direct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resize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chirp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img_size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//</w:t>
      </w:r>
      <w:r w:rsidRPr="00297520">
        <w:rPr>
          <w:rFonts w:ascii="Consolas" w:hAnsi="Consolas" w:cs="宋体"/>
          <w:color w:val="9C5D27"/>
          <w:kern w:val="0"/>
          <w:szCs w:val="21"/>
        </w:rPr>
        <w:t>4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img_size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//</w:t>
      </w:r>
      <w:r w:rsidRPr="00297520">
        <w:rPr>
          <w:rFonts w:ascii="Consolas" w:hAnsi="Consolas" w:cs="宋体"/>
          <w:color w:val="9C5D27"/>
          <w:kern w:val="0"/>
          <w:szCs w:val="21"/>
        </w:rPr>
        <w:t>4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A3E9D"/>
          <w:kern w:val="0"/>
          <w:szCs w:val="21"/>
        </w:rPr>
        <w:t>interpolation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>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9C5D27"/>
          <w:kern w:val="0"/>
          <w:szCs w:val="21"/>
        </w:rPr>
        <w:t>INTER_NEAREST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55D98A16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高斯滤波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 +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下采样</w:t>
      </w:r>
    </w:p>
    <w:p w14:paraId="15934BE1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ksize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gramStart"/>
      <w:r w:rsidRPr="00297520">
        <w:rPr>
          <w:rFonts w:ascii="Consolas" w:hAnsi="Consolas" w:cs="宋体"/>
          <w:color w:val="7A3E9D"/>
          <w:kern w:val="0"/>
          <w:szCs w:val="21"/>
        </w:rPr>
        <w:t>int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297520">
        <w:rPr>
          <w:rFonts w:ascii="Consolas" w:hAnsi="Consolas" w:cs="宋体"/>
          <w:color w:val="9C5D27"/>
          <w:kern w:val="0"/>
          <w:szCs w:val="21"/>
        </w:rPr>
        <w:t>6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*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sigma_opt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1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4ED2C111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ksize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ksize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4B69C6"/>
          <w:kern w:val="0"/>
          <w:szCs w:val="21"/>
        </w:rPr>
        <w:t>if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ksize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%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2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1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4B69C6"/>
          <w:kern w:val="0"/>
          <w:szCs w:val="21"/>
        </w:rPr>
        <w:t>else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ksize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1</w:t>
      </w:r>
    </w:p>
    <w:p w14:paraId="06458A36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chess_blur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GaussianBlur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chessboard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ksize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ksize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sigma_opt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34D3F5B6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chess_blur_down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resize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chess_blur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img_size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//</w:t>
      </w:r>
      <w:r w:rsidRPr="00297520">
        <w:rPr>
          <w:rFonts w:ascii="Consolas" w:hAnsi="Consolas" w:cs="宋体"/>
          <w:color w:val="9C5D27"/>
          <w:kern w:val="0"/>
          <w:szCs w:val="21"/>
        </w:rPr>
        <w:t>4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img_size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//</w:t>
      </w:r>
      <w:r w:rsidRPr="00297520">
        <w:rPr>
          <w:rFonts w:ascii="Consolas" w:hAnsi="Consolas" w:cs="宋体"/>
          <w:color w:val="9C5D27"/>
          <w:kern w:val="0"/>
          <w:szCs w:val="21"/>
        </w:rPr>
        <w:t>4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A3E9D"/>
          <w:kern w:val="0"/>
          <w:szCs w:val="21"/>
        </w:rPr>
        <w:t>interpolation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>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9C5D27"/>
          <w:kern w:val="0"/>
          <w:szCs w:val="21"/>
        </w:rPr>
        <w:t>INTER_NEAREST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42861485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chirp_blur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GaussianBlur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chirp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ksize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ksize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sigma_opt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2CCDFE25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chirp_blur_down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resize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chirp_blur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img_size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//</w:t>
      </w:r>
      <w:r w:rsidRPr="00297520">
        <w:rPr>
          <w:rFonts w:ascii="Consolas" w:hAnsi="Consolas" w:cs="宋体"/>
          <w:color w:val="9C5D27"/>
          <w:kern w:val="0"/>
          <w:szCs w:val="21"/>
        </w:rPr>
        <w:t>4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img_size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//</w:t>
      </w:r>
      <w:r w:rsidRPr="00297520">
        <w:rPr>
          <w:rFonts w:ascii="Consolas" w:hAnsi="Consolas" w:cs="宋体"/>
          <w:color w:val="9C5D27"/>
          <w:kern w:val="0"/>
          <w:szCs w:val="21"/>
        </w:rPr>
        <w:t>4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A3E9D"/>
          <w:kern w:val="0"/>
          <w:szCs w:val="21"/>
        </w:rPr>
        <w:t>interpolation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>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9C5D27"/>
          <w:kern w:val="0"/>
          <w:szCs w:val="21"/>
        </w:rPr>
        <w:t>INTER_NEAREST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759BA462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计算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 FFT</w:t>
      </w:r>
    </w:p>
    <w:p w14:paraId="6EFE46B9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fft_chess_original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compute_fft_spectrum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chessboard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2BEC229E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fft_chess_direct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compute_fft_spectrum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chess_direct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1CF8C12C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fft_chess_gaussian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compute_fft_spectrum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chess_blur_down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0E176A30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33516591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fft_chirp_original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compute_fft_spectrum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chirp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54B23302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fft_chirp_direct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compute_fft_spectrum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chirp_direct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535BAA91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fft_chirp_gaussian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compute_fft_spectrum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chirp_blur_down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7EAB6A84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画图：时域对比</w:t>
      </w:r>
    </w:p>
    <w:p w14:paraId="11225519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figure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figsize</w:t>
      </w:r>
      <w:proofErr w:type="spellEnd"/>
      <w:proofErr w:type="gramStart"/>
      <w:r w:rsidRPr="00297520">
        <w:rPr>
          <w:rFonts w:ascii="Consolas" w:hAnsi="Consolas" w:cs="宋体"/>
          <w:color w:val="777777"/>
          <w:kern w:val="0"/>
          <w:szCs w:val="21"/>
        </w:rPr>
        <w:t>=(</w:t>
      </w:r>
      <w:proofErr w:type="gramEnd"/>
      <w:r w:rsidRPr="00297520">
        <w:rPr>
          <w:rFonts w:ascii="Consolas" w:hAnsi="Consolas" w:cs="宋体"/>
          <w:color w:val="9C5D27"/>
          <w:kern w:val="0"/>
          <w:szCs w:val="21"/>
        </w:rPr>
        <w:t>20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12</w:t>
      </w:r>
      <w:r w:rsidRPr="00297520">
        <w:rPr>
          <w:rFonts w:ascii="Consolas" w:hAnsi="Consolas" w:cs="宋体"/>
          <w:color w:val="777777"/>
          <w:kern w:val="0"/>
          <w:szCs w:val="21"/>
        </w:rPr>
        <w:t>))</w:t>
      </w:r>
    </w:p>
    <w:p w14:paraId="6D275F65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subplot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9C5D27"/>
          <w:kern w:val="0"/>
          <w:szCs w:val="21"/>
        </w:rPr>
        <w:t>231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imshow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chessboard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cmap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gray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title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Chessboard Original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axis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off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1A839231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subplot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9C5D27"/>
          <w:kern w:val="0"/>
          <w:szCs w:val="21"/>
        </w:rPr>
        <w:t>232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imshow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chess_direct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cmap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gray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title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 xml:space="preserve">Direct </w:t>
      </w:r>
      <w:proofErr w:type="spellStart"/>
      <w:r w:rsidRPr="00297520">
        <w:rPr>
          <w:rFonts w:ascii="Consolas" w:hAnsi="Consolas" w:cs="宋体"/>
          <w:color w:val="448C27"/>
          <w:kern w:val="0"/>
          <w:szCs w:val="21"/>
        </w:rPr>
        <w:t>Downsample</w:t>
      </w:r>
      <w:proofErr w:type="spellEnd"/>
      <w:r w:rsidRPr="00297520">
        <w:rPr>
          <w:rFonts w:ascii="Consolas" w:hAnsi="Consolas" w:cs="宋体"/>
          <w:color w:val="448C27"/>
          <w:kern w:val="0"/>
          <w:szCs w:val="21"/>
        </w:rPr>
        <w:t xml:space="preserve"> (Aliasing)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axis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off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448C15E0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subplot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9C5D27"/>
          <w:kern w:val="0"/>
          <w:szCs w:val="21"/>
        </w:rPr>
        <w:t>233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imshow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chess_blur_down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cmap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gray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title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 xml:space="preserve">Gaussian + </w:t>
      </w:r>
      <w:proofErr w:type="spellStart"/>
      <w:r w:rsidRPr="00297520">
        <w:rPr>
          <w:rFonts w:ascii="Consolas" w:hAnsi="Consolas" w:cs="宋体"/>
          <w:color w:val="448C27"/>
          <w:kern w:val="0"/>
          <w:szCs w:val="21"/>
        </w:rPr>
        <w:t>Downsample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axis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off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4D30156E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subplot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9C5D27"/>
          <w:kern w:val="0"/>
          <w:szCs w:val="21"/>
        </w:rPr>
        <w:t>234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imshow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chirp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cmap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gray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title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Chirp Original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axis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off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48B2FBBF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subplot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9C5D27"/>
          <w:kern w:val="0"/>
          <w:szCs w:val="21"/>
        </w:rPr>
        <w:t>235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imshow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chirp_direct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cmap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gray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title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 xml:space="preserve">Direct </w:t>
      </w:r>
      <w:proofErr w:type="spellStart"/>
      <w:r w:rsidRPr="00297520">
        <w:rPr>
          <w:rFonts w:ascii="Consolas" w:hAnsi="Consolas" w:cs="宋体"/>
          <w:color w:val="448C27"/>
          <w:kern w:val="0"/>
          <w:szCs w:val="21"/>
        </w:rPr>
        <w:t>Downsample</w:t>
      </w:r>
      <w:proofErr w:type="spellEnd"/>
      <w:r w:rsidRPr="00297520">
        <w:rPr>
          <w:rFonts w:ascii="Consolas" w:hAnsi="Consolas" w:cs="宋体"/>
          <w:color w:val="448C27"/>
          <w:kern w:val="0"/>
          <w:szCs w:val="21"/>
        </w:rPr>
        <w:t xml:space="preserve"> (Aliasing)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axis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off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15709F9D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subplot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9C5D27"/>
          <w:kern w:val="0"/>
          <w:szCs w:val="21"/>
        </w:rPr>
        <w:t>236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imshow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chirp_blur_down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cmap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gray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title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 xml:space="preserve">Gaussian + </w:t>
      </w:r>
      <w:proofErr w:type="spellStart"/>
      <w:r w:rsidRPr="00297520">
        <w:rPr>
          <w:rFonts w:ascii="Consolas" w:hAnsi="Consolas" w:cs="宋体"/>
          <w:color w:val="448C27"/>
          <w:kern w:val="0"/>
          <w:szCs w:val="21"/>
        </w:rPr>
        <w:t>Downsample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axis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off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1CA7F99E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tight</w:t>
      </w:r>
      <w:proofErr w:type="gramEnd"/>
      <w:r w:rsidRPr="00297520">
        <w:rPr>
          <w:rFonts w:ascii="Consolas" w:hAnsi="Consolas" w:cs="宋体"/>
          <w:color w:val="333333"/>
          <w:kern w:val="0"/>
          <w:szCs w:val="21"/>
        </w:rPr>
        <w:t>_</w:t>
      </w:r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layout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731FE2FC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savefig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os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path</w:t>
      </w:r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join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proofErr w:type="gramEnd"/>
      <w:r w:rsidRPr="00297520">
        <w:rPr>
          <w:rFonts w:ascii="Consolas" w:hAnsi="Consolas" w:cs="宋体"/>
          <w:color w:val="333333"/>
          <w:kern w:val="0"/>
          <w:szCs w:val="21"/>
        </w:rPr>
        <w:t>output_dir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'</w:t>
      </w:r>
      <w:r w:rsidRPr="00297520">
        <w:rPr>
          <w:rFonts w:ascii="Consolas" w:hAnsi="Consolas" w:cs="宋体"/>
          <w:color w:val="448C27"/>
          <w:kern w:val="0"/>
          <w:szCs w:val="21"/>
        </w:rPr>
        <w:t>full_comparison.png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A3E9D"/>
          <w:kern w:val="0"/>
          <w:szCs w:val="21"/>
        </w:rPr>
        <w:t>dpi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9C5D27"/>
          <w:kern w:val="0"/>
          <w:szCs w:val="21"/>
        </w:rPr>
        <w:t>300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bbox_inches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tight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2953CD6B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close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()</w:t>
      </w:r>
    </w:p>
    <w:p w14:paraId="0EFC3CB1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画图：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FFT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频谱</w:t>
      </w:r>
    </w:p>
    <w:p w14:paraId="7DB11C54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figure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figsize</w:t>
      </w:r>
      <w:proofErr w:type="spellEnd"/>
      <w:proofErr w:type="gramStart"/>
      <w:r w:rsidRPr="00297520">
        <w:rPr>
          <w:rFonts w:ascii="Consolas" w:hAnsi="Consolas" w:cs="宋体"/>
          <w:color w:val="777777"/>
          <w:kern w:val="0"/>
          <w:szCs w:val="21"/>
        </w:rPr>
        <w:t>=(</w:t>
      </w:r>
      <w:proofErr w:type="gramEnd"/>
      <w:r w:rsidRPr="00297520">
        <w:rPr>
          <w:rFonts w:ascii="Consolas" w:hAnsi="Consolas" w:cs="宋体"/>
          <w:color w:val="9C5D27"/>
          <w:kern w:val="0"/>
          <w:szCs w:val="21"/>
        </w:rPr>
        <w:t>18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8</w:t>
      </w:r>
      <w:r w:rsidRPr="00297520">
        <w:rPr>
          <w:rFonts w:ascii="Consolas" w:hAnsi="Consolas" w:cs="宋体"/>
          <w:color w:val="777777"/>
          <w:kern w:val="0"/>
          <w:szCs w:val="21"/>
        </w:rPr>
        <w:t>))</w:t>
      </w:r>
    </w:p>
    <w:p w14:paraId="0E98AE0B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subplot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9C5D27"/>
          <w:kern w:val="0"/>
          <w:szCs w:val="21"/>
        </w:rPr>
        <w:t>231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imshow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fft_chess_original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cmap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gray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title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Chessboard Original FFT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axis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off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1259824A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lastRenderedPageBreak/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subplot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9C5D27"/>
          <w:kern w:val="0"/>
          <w:szCs w:val="21"/>
        </w:rPr>
        <w:t>232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imshow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fft_chess_direct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cmap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gray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title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Chessboard Direct FFT (Aliased)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axis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off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0EE7FD65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subplot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9C5D27"/>
          <w:kern w:val="0"/>
          <w:szCs w:val="21"/>
        </w:rPr>
        <w:t>233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imshow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fft_chess_gaussian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cmap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gray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title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Chessboard Gaussian FFT (Clean)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axis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off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74F0BB1E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subplot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9C5D27"/>
          <w:kern w:val="0"/>
          <w:szCs w:val="21"/>
        </w:rPr>
        <w:t>234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imshow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fft_chirp_original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cmap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gray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title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Chirp Original FFT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axis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off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52476D47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subplot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9C5D27"/>
          <w:kern w:val="0"/>
          <w:szCs w:val="21"/>
        </w:rPr>
        <w:t>235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imshow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fft_chirp_direct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cmap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gray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title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Chirp Direct FFT (Aliased)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axis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off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19380E8B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subplot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9C5D27"/>
          <w:kern w:val="0"/>
          <w:szCs w:val="21"/>
        </w:rPr>
        <w:t>236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imshow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fft_chirp_gaussian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cmap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gray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title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Chirp Gaussian FFT (Clean)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axis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off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1692A47E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tight</w:t>
      </w:r>
      <w:proofErr w:type="gramEnd"/>
      <w:r w:rsidRPr="00297520">
        <w:rPr>
          <w:rFonts w:ascii="Consolas" w:hAnsi="Consolas" w:cs="宋体"/>
          <w:color w:val="333333"/>
          <w:kern w:val="0"/>
          <w:szCs w:val="21"/>
        </w:rPr>
        <w:t>_</w:t>
      </w:r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layout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12BD3FE1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savefig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os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path</w:t>
      </w:r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join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proofErr w:type="gramEnd"/>
      <w:r w:rsidRPr="00297520">
        <w:rPr>
          <w:rFonts w:ascii="Consolas" w:hAnsi="Consolas" w:cs="宋体"/>
          <w:color w:val="333333"/>
          <w:kern w:val="0"/>
          <w:szCs w:val="21"/>
        </w:rPr>
        <w:t>output_dir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'</w:t>
      </w:r>
      <w:r w:rsidRPr="00297520">
        <w:rPr>
          <w:rFonts w:ascii="Consolas" w:hAnsi="Consolas" w:cs="宋体"/>
          <w:color w:val="448C27"/>
          <w:kern w:val="0"/>
          <w:szCs w:val="21"/>
        </w:rPr>
        <w:t>fft_spectrum_comparison.png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A3E9D"/>
          <w:kern w:val="0"/>
          <w:szCs w:val="21"/>
        </w:rPr>
        <w:t>dpi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9C5D27"/>
          <w:kern w:val="0"/>
          <w:szCs w:val="21"/>
        </w:rPr>
        <w:t>300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bbox_inches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tight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014866DF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close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()</w:t>
      </w:r>
    </w:p>
    <w:p w14:paraId="519F1B1A" w14:textId="7810AFDD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====================== 2. </w:t>
      </w:r>
      <w:r w:rsidR="00051B66" w:rsidRPr="00051B66">
        <w:rPr>
          <w:rFonts w:ascii="Consolas" w:hAnsi="Consolas" w:cs="宋体" w:hint="eastAsia"/>
          <w:i/>
          <w:iCs/>
          <w:color w:val="AAAAAA"/>
          <w:kern w:val="0"/>
          <w:szCs w:val="21"/>
        </w:rPr>
        <w:t>第二部分：</w:t>
      </w:r>
      <w:r w:rsidR="005011B8">
        <w:rPr>
          <w:rFonts w:ascii="Consolas" w:hAnsi="Consolas" w:cs="宋体"/>
          <w:i/>
          <w:iCs/>
          <w:color w:val="AAAAAA"/>
          <w:kern w:val="0"/>
          <w:szCs w:val="21"/>
        </w:rPr>
        <w:t>σ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对比实验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 ======================</w:t>
      </w:r>
    </w:p>
    <w:p w14:paraId="5FDFA716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direct_down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resize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chirp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img_size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//</w:t>
      </w:r>
      <w:r w:rsidRPr="00297520">
        <w:rPr>
          <w:rFonts w:ascii="Consolas" w:hAnsi="Consolas" w:cs="宋体"/>
          <w:color w:val="9C5D27"/>
          <w:kern w:val="0"/>
          <w:szCs w:val="21"/>
        </w:rPr>
        <w:t>4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img_size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//</w:t>
      </w:r>
      <w:r w:rsidRPr="00297520">
        <w:rPr>
          <w:rFonts w:ascii="Consolas" w:hAnsi="Consolas" w:cs="宋体"/>
          <w:color w:val="9C5D27"/>
          <w:kern w:val="0"/>
          <w:szCs w:val="21"/>
        </w:rPr>
        <w:t>4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A3E9D"/>
          <w:kern w:val="0"/>
          <w:szCs w:val="21"/>
        </w:rPr>
        <w:t>interpolation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>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9C5D27"/>
          <w:kern w:val="0"/>
          <w:szCs w:val="21"/>
        </w:rPr>
        <w:t>INTER_NEAREST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2219D8DA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results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[]</w:t>
      </w:r>
    </w:p>
    <w:p w14:paraId="54A0DF36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4B69C6"/>
          <w:kern w:val="0"/>
          <w:szCs w:val="21"/>
        </w:rPr>
        <w:t>for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sigma </w:t>
      </w:r>
      <w:r w:rsidRPr="00297520">
        <w:rPr>
          <w:rFonts w:ascii="Consolas" w:hAnsi="Consolas" w:cs="宋体"/>
          <w:color w:val="4B69C6"/>
          <w:kern w:val="0"/>
          <w:szCs w:val="21"/>
        </w:rPr>
        <w:t>in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sigma_list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:</w:t>
      </w:r>
    </w:p>
    <w:p w14:paraId="3AA0076A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k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gramStart"/>
      <w:r w:rsidRPr="00297520">
        <w:rPr>
          <w:rFonts w:ascii="Consolas" w:hAnsi="Consolas" w:cs="宋体"/>
          <w:color w:val="7A3E9D"/>
          <w:kern w:val="0"/>
          <w:szCs w:val="21"/>
        </w:rPr>
        <w:t>int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297520">
        <w:rPr>
          <w:rFonts w:ascii="Consolas" w:hAnsi="Consolas" w:cs="宋体"/>
          <w:color w:val="9C5D27"/>
          <w:kern w:val="0"/>
          <w:szCs w:val="21"/>
        </w:rPr>
        <w:t>6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*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sigma </w:t>
      </w:r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1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28493D75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k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k </w:t>
      </w:r>
      <w:r w:rsidRPr="00297520">
        <w:rPr>
          <w:rFonts w:ascii="Consolas" w:hAnsi="Consolas" w:cs="宋体"/>
          <w:color w:val="4B69C6"/>
          <w:kern w:val="0"/>
          <w:szCs w:val="21"/>
        </w:rPr>
        <w:t>if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k </w:t>
      </w:r>
      <w:r w:rsidRPr="00297520">
        <w:rPr>
          <w:rFonts w:ascii="Consolas" w:hAnsi="Consolas" w:cs="宋体"/>
          <w:color w:val="777777"/>
          <w:kern w:val="0"/>
          <w:szCs w:val="21"/>
        </w:rPr>
        <w:t>%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2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1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4B69C6"/>
          <w:kern w:val="0"/>
          <w:szCs w:val="21"/>
        </w:rPr>
        <w:t>else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k </w:t>
      </w:r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1</w:t>
      </w:r>
    </w:p>
    <w:p w14:paraId="1CC78414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blur_img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GaussianBlur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chirp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k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k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sigma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2D22AD30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down_img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resize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blur_img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img_size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//</w:t>
      </w:r>
      <w:r w:rsidRPr="00297520">
        <w:rPr>
          <w:rFonts w:ascii="Consolas" w:hAnsi="Consolas" w:cs="宋体"/>
          <w:color w:val="9C5D27"/>
          <w:kern w:val="0"/>
          <w:szCs w:val="21"/>
        </w:rPr>
        <w:t>4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img_size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//</w:t>
      </w:r>
      <w:r w:rsidRPr="00297520">
        <w:rPr>
          <w:rFonts w:ascii="Consolas" w:hAnsi="Consolas" w:cs="宋体"/>
          <w:color w:val="9C5D27"/>
          <w:kern w:val="0"/>
          <w:szCs w:val="21"/>
        </w:rPr>
        <w:t>4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A3E9D"/>
          <w:kern w:val="0"/>
          <w:szCs w:val="21"/>
        </w:rPr>
        <w:t>interpolation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>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9C5D27"/>
          <w:kern w:val="0"/>
          <w:szCs w:val="21"/>
        </w:rPr>
        <w:t>INTER_NEAREST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265ACD93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results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append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((</w:t>
      </w:r>
      <w:r w:rsidRPr="00297520">
        <w:rPr>
          <w:rFonts w:ascii="Consolas" w:hAnsi="Consolas" w:cs="宋体"/>
          <w:color w:val="333333"/>
          <w:kern w:val="0"/>
          <w:szCs w:val="21"/>
        </w:rPr>
        <w:t>sigma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down_img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))</w:t>
      </w:r>
    </w:p>
    <w:p w14:paraId="048D50A8" w14:textId="7A9B1A6A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画图：</w:t>
      </w:r>
      <w:r w:rsidR="005011B8">
        <w:rPr>
          <w:rFonts w:ascii="Consolas" w:hAnsi="Consolas" w:cs="宋体"/>
          <w:i/>
          <w:iCs/>
          <w:color w:val="AAAAAA"/>
          <w:kern w:val="0"/>
          <w:szCs w:val="21"/>
        </w:rPr>
        <w:t>σ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时域对比</w:t>
      </w:r>
    </w:p>
    <w:p w14:paraId="3C5BDEC0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figure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figsize</w:t>
      </w:r>
      <w:proofErr w:type="spellEnd"/>
      <w:proofErr w:type="gramStart"/>
      <w:r w:rsidRPr="00297520">
        <w:rPr>
          <w:rFonts w:ascii="Consolas" w:hAnsi="Consolas" w:cs="宋体"/>
          <w:color w:val="777777"/>
          <w:kern w:val="0"/>
          <w:szCs w:val="21"/>
        </w:rPr>
        <w:t>=(</w:t>
      </w:r>
      <w:proofErr w:type="gramEnd"/>
      <w:r w:rsidRPr="00297520">
        <w:rPr>
          <w:rFonts w:ascii="Consolas" w:hAnsi="Consolas" w:cs="宋体"/>
          <w:color w:val="9C5D27"/>
          <w:kern w:val="0"/>
          <w:szCs w:val="21"/>
        </w:rPr>
        <w:t>16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8</w:t>
      </w:r>
      <w:r w:rsidRPr="00297520">
        <w:rPr>
          <w:rFonts w:ascii="Consolas" w:hAnsi="Consolas" w:cs="宋体"/>
          <w:color w:val="777777"/>
          <w:kern w:val="0"/>
          <w:szCs w:val="21"/>
        </w:rPr>
        <w:t>))</w:t>
      </w:r>
    </w:p>
    <w:p w14:paraId="2B7D3B8D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subplot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9C5D27"/>
          <w:kern w:val="0"/>
          <w:szCs w:val="21"/>
        </w:rPr>
        <w:t>231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imshow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chirp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cmap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gray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title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Original Chirp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axis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off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7E6254DA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subplot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9C5D27"/>
          <w:kern w:val="0"/>
          <w:szCs w:val="21"/>
        </w:rPr>
        <w:t>232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imshow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direct_down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cmap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gray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title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 xml:space="preserve">Direct </w:t>
      </w:r>
      <w:proofErr w:type="spellStart"/>
      <w:r w:rsidRPr="00297520">
        <w:rPr>
          <w:rFonts w:ascii="Consolas" w:hAnsi="Consolas" w:cs="宋体"/>
          <w:color w:val="448C27"/>
          <w:kern w:val="0"/>
          <w:szCs w:val="21"/>
        </w:rPr>
        <w:t>Downsample</w:t>
      </w:r>
      <w:proofErr w:type="spellEnd"/>
      <w:r w:rsidRPr="00297520">
        <w:rPr>
          <w:rFonts w:ascii="Consolas" w:hAnsi="Consolas" w:cs="宋体"/>
          <w:color w:val="448C27"/>
          <w:kern w:val="0"/>
          <w:szCs w:val="21"/>
        </w:rPr>
        <w:t xml:space="preserve"> (Aliasing)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axis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off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1D5E3E16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4B69C6"/>
          <w:kern w:val="0"/>
          <w:szCs w:val="21"/>
        </w:rPr>
        <w:t>for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idx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sigma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img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4B69C6"/>
          <w:kern w:val="0"/>
          <w:szCs w:val="21"/>
        </w:rPr>
        <w:t>in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b/>
          <w:bCs/>
          <w:color w:val="AA3731"/>
          <w:kern w:val="0"/>
          <w:szCs w:val="21"/>
        </w:rPr>
        <w:t>enumerate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results</w:t>
      </w:r>
      <w:r w:rsidRPr="00297520">
        <w:rPr>
          <w:rFonts w:ascii="Consolas" w:hAnsi="Consolas" w:cs="宋体"/>
          <w:color w:val="777777"/>
          <w:kern w:val="0"/>
          <w:szCs w:val="21"/>
        </w:rPr>
        <w:t>):</w:t>
      </w:r>
    </w:p>
    <w:p w14:paraId="43809474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subplot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9C5D27"/>
          <w:kern w:val="0"/>
          <w:szCs w:val="21"/>
        </w:rPr>
        <w:t>2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3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idx</w:t>
      </w:r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9C5D27"/>
          <w:kern w:val="0"/>
          <w:szCs w:val="21"/>
        </w:rPr>
        <w:t>3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36CC0467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imshow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img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cmap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gray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4BD1AA3A" w14:textId="66A22486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title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f</w:t>
      </w:r>
      <w:r w:rsidRPr="00297520">
        <w:rPr>
          <w:rFonts w:ascii="Consolas" w:hAnsi="Consolas" w:cs="宋体"/>
          <w:color w:val="448C27"/>
          <w:kern w:val="0"/>
          <w:szCs w:val="21"/>
        </w:rPr>
        <w:t>'</w:t>
      </w:r>
      <w:r w:rsidR="005011B8">
        <w:rPr>
          <w:rFonts w:ascii="Consolas" w:hAnsi="Consolas" w:cs="宋体"/>
          <w:color w:val="448C27"/>
          <w:kern w:val="0"/>
          <w:szCs w:val="21"/>
        </w:rPr>
        <w:t>σ</w:t>
      </w:r>
      <w:proofErr w:type="spellEnd"/>
      <w:r w:rsidRPr="00297520">
        <w:rPr>
          <w:rFonts w:ascii="Consolas" w:hAnsi="Consolas" w:cs="宋体"/>
          <w:color w:val="448C27"/>
          <w:kern w:val="0"/>
          <w:szCs w:val="21"/>
        </w:rPr>
        <w:t xml:space="preserve"> = </w:t>
      </w:r>
      <w:r w:rsidRPr="00297520">
        <w:rPr>
          <w:rFonts w:ascii="Consolas" w:hAnsi="Consolas" w:cs="宋体"/>
          <w:color w:val="9C5D27"/>
          <w:kern w:val="0"/>
          <w:szCs w:val="21"/>
        </w:rPr>
        <w:t>{</w:t>
      </w:r>
      <w:r w:rsidRPr="00297520">
        <w:rPr>
          <w:rFonts w:ascii="Consolas" w:hAnsi="Consolas" w:cs="宋体"/>
          <w:color w:val="333333"/>
          <w:kern w:val="0"/>
          <w:szCs w:val="21"/>
        </w:rPr>
        <w:t>sigma</w:t>
      </w:r>
      <w:r w:rsidRPr="00297520">
        <w:rPr>
          <w:rFonts w:ascii="Consolas" w:hAnsi="Consolas" w:cs="宋体"/>
          <w:color w:val="7A3E9D"/>
          <w:kern w:val="0"/>
          <w:szCs w:val="21"/>
        </w:rPr>
        <w:t>:.1f</w:t>
      </w:r>
      <w:r w:rsidRPr="00297520">
        <w:rPr>
          <w:rFonts w:ascii="Consolas" w:hAnsi="Consolas" w:cs="宋体"/>
          <w:color w:val="9C5D27"/>
          <w:kern w:val="0"/>
          <w:szCs w:val="21"/>
        </w:rPr>
        <w:t>}</w:t>
      </w:r>
      <w:r w:rsidRPr="00297520">
        <w:rPr>
          <w:rFonts w:ascii="Consolas" w:hAnsi="Consolas" w:cs="宋体"/>
          <w:color w:val="448C27"/>
          <w:kern w:val="0"/>
          <w:szCs w:val="21"/>
        </w:rPr>
        <w:t>'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457C3F7F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axis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off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4A9CCF77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tight</w:t>
      </w:r>
      <w:proofErr w:type="gramEnd"/>
      <w:r w:rsidRPr="00297520">
        <w:rPr>
          <w:rFonts w:ascii="Consolas" w:hAnsi="Consolas" w:cs="宋体"/>
          <w:color w:val="333333"/>
          <w:kern w:val="0"/>
          <w:szCs w:val="21"/>
        </w:rPr>
        <w:t>_</w:t>
      </w:r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layout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7CCFEA62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savefig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os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path</w:t>
      </w:r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join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proofErr w:type="gramEnd"/>
      <w:r w:rsidRPr="00297520">
        <w:rPr>
          <w:rFonts w:ascii="Consolas" w:hAnsi="Consolas" w:cs="宋体"/>
          <w:color w:val="333333"/>
          <w:kern w:val="0"/>
          <w:szCs w:val="21"/>
        </w:rPr>
        <w:t>output_dir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'</w:t>
      </w:r>
      <w:r w:rsidRPr="00297520">
        <w:rPr>
          <w:rFonts w:ascii="Consolas" w:hAnsi="Consolas" w:cs="宋体"/>
          <w:color w:val="448C27"/>
          <w:kern w:val="0"/>
          <w:szCs w:val="21"/>
        </w:rPr>
        <w:t>sigma_validation_chirp.png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A3E9D"/>
          <w:kern w:val="0"/>
          <w:szCs w:val="21"/>
        </w:rPr>
        <w:t>dpi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9C5D27"/>
          <w:kern w:val="0"/>
          <w:szCs w:val="21"/>
        </w:rPr>
        <w:t>300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bbox_inches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tight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4F5FAFDB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close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()</w:t>
      </w:r>
    </w:p>
    <w:p w14:paraId="24EA40F2" w14:textId="040D634A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画图：</w:t>
      </w:r>
      <w:r w:rsidR="005011B8">
        <w:rPr>
          <w:rFonts w:ascii="Consolas" w:hAnsi="Consolas" w:cs="宋体"/>
          <w:i/>
          <w:iCs/>
          <w:color w:val="AAAAAA"/>
          <w:kern w:val="0"/>
          <w:szCs w:val="21"/>
        </w:rPr>
        <w:t>σ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 FFT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对比</w:t>
      </w:r>
    </w:p>
    <w:p w14:paraId="49CA5C54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fft_direct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compute_fft_spectrum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direct_down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7344E93D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fft_results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[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compute_fft_spectrum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img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4B69C6"/>
          <w:kern w:val="0"/>
          <w:szCs w:val="21"/>
        </w:rPr>
        <w:t>for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s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img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4B69C6"/>
          <w:kern w:val="0"/>
          <w:szCs w:val="21"/>
        </w:rPr>
        <w:t>in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results</w:t>
      </w:r>
      <w:r w:rsidRPr="00297520">
        <w:rPr>
          <w:rFonts w:ascii="Consolas" w:hAnsi="Consolas" w:cs="宋体"/>
          <w:color w:val="777777"/>
          <w:kern w:val="0"/>
          <w:szCs w:val="21"/>
        </w:rPr>
        <w:t>]</w:t>
      </w:r>
    </w:p>
    <w:p w14:paraId="35B4CA7D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figure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figsize</w:t>
      </w:r>
      <w:proofErr w:type="spellEnd"/>
      <w:proofErr w:type="gramStart"/>
      <w:r w:rsidRPr="00297520">
        <w:rPr>
          <w:rFonts w:ascii="Consolas" w:hAnsi="Consolas" w:cs="宋体"/>
          <w:color w:val="777777"/>
          <w:kern w:val="0"/>
          <w:szCs w:val="21"/>
        </w:rPr>
        <w:t>=(</w:t>
      </w:r>
      <w:proofErr w:type="gramEnd"/>
      <w:r w:rsidRPr="00297520">
        <w:rPr>
          <w:rFonts w:ascii="Consolas" w:hAnsi="Consolas" w:cs="宋体"/>
          <w:color w:val="9C5D27"/>
          <w:kern w:val="0"/>
          <w:szCs w:val="21"/>
        </w:rPr>
        <w:t>16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8</w:t>
      </w:r>
      <w:r w:rsidRPr="00297520">
        <w:rPr>
          <w:rFonts w:ascii="Consolas" w:hAnsi="Consolas" w:cs="宋体"/>
          <w:color w:val="777777"/>
          <w:kern w:val="0"/>
          <w:szCs w:val="21"/>
        </w:rPr>
        <w:t>))</w:t>
      </w:r>
    </w:p>
    <w:p w14:paraId="73C8E4AA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lastRenderedPageBreak/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subplot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9C5D27"/>
          <w:kern w:val="0"/>
          <w:szCs w:val="21"/>
        </w:rPr>
        <w:t>231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imshow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compute_fft_spectrum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chirp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cmap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gray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title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Original Chirp FFT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axis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off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7CF943FE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subplot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9C5D27"/>
          <w:kern w:val="0"/>
          <w:szCs w:val="21"/>
        </w:rPr>
        <w:t>232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imshow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fft_direct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cmap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gray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title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Direct FFT (Aliased)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axis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off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01B25965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4B69C6"/>
          <w:kern w:val="0"/>
          <w:szCs w:val="21"/>
        </w:rPr>
        <w:t>for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idx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fimg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4B69C6"/>
          <w:kern w:val="0"/>
          <w:szCs w:val="21"/>
        </w:rPr>
        <w:t>in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b/>
          <w:bCs/>
          <w:color w:val="AA3731"/>
          <w:kern w:val="0"/>
          <w:szCs w:val="21"/>
        </w:rPr>
        <w:t>enumerate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fft_results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):</w:t>
      </w:r>
    </w:p>
    <w:p w14:paraId="321C1D62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subplot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9C5D27"/>
          <w:kern w:val="0"/>
          <w:szCs w:val="21"/>
        </w:rPr>
        <w:t>2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3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idx</w:t>
      </w:r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9C5D27"/>
          <w:kern w:val="0"/>
          <w:szCs w:val="21"/>
        </w:rPr>
        <w:t>3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7B9FFA17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imshow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fimg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cmap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gray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434A2BC2" w14:textId="65BF95D6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title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f</w:t>
      </w:r>
      <w:r w:rsidRPr="00297520">
        <w:rPr>
          <w:rFonts w:ascii="Consolas" w:hAnsi="Consolas" w:cs="宋体"/>
          <w:color w:val="448C27"/>
          <w:kern w:val="0"/>
          <w:szCs w:val="21"/>
        </w:rPr>
        <w:t>'FFT</w:t>
      </w:r>
      <w:proofErr w:type="spellEnd"/>
      <w:r w:rsidRPr="00297520">
        <w:rPr>
          <w:rFonts w:ascii="Consolas" w:hAnsi="Consolas" w:cs="宋体"/>
          <w:color w:val="448C27"/>
          <w:kern w:val="0"/>
          <w:szCs w:val="21"/>
        </w:rPr>
        <w:t xml:space="preserve"> </w:t>
      </w:r>
      <w:r w:rsidR="005011B8">
        <w:rPr>
          <w:rFonts w:ascii="Consolas" w:hAnsi="Consolas" w:cs="宋体"/>
          <w:color w:val="448C27"/>
          <w:kern w:val="0"/>
          <w:szCs w:val="21"/>
        </w:rPr>
        <w:t>σ</w:t>
      </w:r>
      <w:r w:rsidRPr="00297520">
        <w:rPr>
          <w:rFonts w:ascii="Consolas" w:hAnsi="Consolas" w:cs="宋体"/>
          <w:color w:val="448C27"/>
          <w:kern w:val="0"/>
          <w:szCs w:val="21"/>
        </w:rPr>
        <w:t xml:space="preserve"> = </w:t>
      </w:r>
      <w:r w:rsidRPr="00297520">
        <w:rPr>
          <w:rFonts w:ascii="Consolas" w:hAnsi="Consolas" w:cs="宋体"/>
          <w:color w:val="9C5D27"/>
          <w:kern w:val="0"/>
          <w:szCs w:val="21"/>
        </w:rPr>
        <w:t>{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sigma_list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[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idx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]</w:t>
      </w:r>
      <w:r w:rsidRPr="00297520">
        <w:rPr>
          <w:rFonts w:ascii="Consolas" w:hAnsi="Consolas" w:cs="宋体"/>
          <w:color w:val="7A3E9D"/>
          <w:kern w:val="0"/>
          <w:szCs w:val="21"/>
        </w:rPr>
        <w:t>:.1f</w:t>
      </w:r>
      <w:r w:rsidRPr="00297520">
        <w:rPr>
          <w:rFonts w:ascii="Consolas" w:hAnsi="Consolas" w:cs="宋体"/>
          <w:color w:val="9C5D27"/>
          <w:kern w:val="0"/>
          <w:szCs w:val="21"/>
        </w:rPr>
        <w:t>}</w:t>
      </w:r>
      <w:r w:rsidRPr="00297520">
        <w:rPr>
          <w:rFonts w:ascii="Consolas" w:hAnsi="Consolas" w:cs="宋体"/>
          <w:color w:val="448C27"/>
          <w:kern w:val="0"/>
          <w:szCs w:val="21"/>
        </w:rPr>
        <w:t>'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0F7D7E6E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axis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off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5C680A57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tight</w:t>
      </w:r>
      <w:proofErr w:type="gramEnd"/>
      <w:r w:rsidRPr="00297520">
        <w:rPr>
          <w:rFonts w:ascii="Consolas" w:hAnsi="Consolas" w:cs="宋体"/>
          <w:color w:val="333333"/>
          <w:kern w:val="0"/>
          <w:szCs w:val="21"/>
        </w:rPr>
        <w:t>_</w:t>
      </w:r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layout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1E619748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savefig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os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path</w:t>
      </w:r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join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proofErr w:type="gramEnd"/>
      <w:r w:rsidRPr="00297520">
        <w:rPr>
          <w:rFonts w:ascii="Consolas" w:hAnsi="Consolas" w:cs="宋体"/>
          <w:color w:val="333333"/>
          <w:kern w:val="0"/>
          <w:szCs w:val="21"/>
        </w:rPr>
        <w:t>output_dir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'</w:t>
      </w:r>
      <w:r w:rsidRPr="00297520">
        <w:rPr>
          <w:rFonts w:ascii="Consolas" w:hAnsi="Consolas" w:cs="宋体"/>
          <w:color w:val="448C27"/>
          <w:kern w:val="0"/>
          <w:szCs w:val="21"/>
        </w:rPr>
        <w:t>sigma_fft_chirp.png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A3E9D"/>
          <w:kern w:val="0"/>
          <w:szCs w:val="21"/>
        </w:rPr>
        <w:t>dpi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9C5D27"/>
          <w:kern w:val="0"/>
          <w:szCs w:val="21"/>
        </w:rPr>
        <w:t>300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bbox_inches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tight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20F5594F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close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()</w:t>
      </w:r>
    </w:p>
    <w:p w14:paraId="7F6FEF5B" w14:textId="28C2D3C3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b/>
          <w:bCs/>
          <w:color w:val="AA3731"/>
          <w:kern w:val="0"/>
          <w:szCs w:val="21"/>
        </w:rPr>
        <w:t>print</w:t>
      </w:r>
      <w:r w:rsidRPr="00297520">
        <w:rPr>
          <w:rFonts w:ascii="Consolas" w:hAnsi="Consolas" w:cs="宋体"/>
          <w:color w:val="777777"/>
          <w:kern w:val="0"/>
          <w:szCs w:val="21"/>
        </w:rPr>
        <w:t>("</w:t>
      </w:r>
      <w:r w:rsidRPr="00297520">
        <w:rPr>
          <w:rFonts w:ascii="Segoe UI Emoji" w:hAnsi="Segoe UI Emoji" w:cs="Segoe UI Emoji"/>
          <w:color w:val="448C27"/>
          <w:kern w:val="0"/>
          <w:szCs w:val="21"/>
        </w:rPr>
        <w:t>✅</w:t>
      </w:r>
      <w:r w:rsidRPr="00297520">
        <w:rPr>
          <w:rFonts w:ascii="Consolas" w:hAnsi="Consolas" w:cs="宋体"/>
          <w:color w:val="448C27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448C27"/>
          <w:kern w:val="0"/>
          <w:szCs w:val="21"/>
        </w:rPr>
        <w:t>基础实验与</w:t>
      </w:r>
      <w:r w:rsidRPr="00297520">
        <w:rPr>
          <w:rFonts w:ascii="Consolas" w:hAnsi="Consolas" w:cs="宋体"/>
          <w:color w:val="448C27"/>
          <w:kern w:val="0"/>
          <w:szCs w:val="21"/>
        </w:rPr>
        <w:t xml:space="preserve"> </w:t>
      </w:r>
      <w:r w:rsidR="005011B8">
        <w:rPr>
          <w:rFonts w:ascii="Consolas" w:hAnsi="Consolas" w:cs="宋体"/>
          <w:color w:val="448C27"/>
          <w:kern w:val="0"/>
          <w:szCs w:val="21"/>
        </w:rPr>
        <w:t>σ</w:t>
      </w:r>
      <w:r w:rsidRPr="00297520">
        <w:rPr>
          <w:rFonts w:ascii="Consolas" w:hAnsi="Consolas" w:cs="宋体"/>
          <w:color w:val="448C27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448C27"/>
          <w:kern w:val="0"/>
          <w:szCs w:val="21"/>
        </w:rPr>
        <w:t>对比实验完成</w:t>
      </w:r>
      <w:r w:rsidRPr="00297520">
        <w:rPr>
          <w:rFonts w:ascii="Consolas" w:hAnsi="Consolas" w:cs="宋体"/>
          <w:color w:val="777777"/>
          <w:kern w:val="0"/>
          <w:szCs w:val="21"/>
        </w:rPr>
        <w:t>")</w:t>
      </w:r>
    </w:p>
    <w:p w14:paraId="043E7717" w14:textId="5591C47F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====================== 3. </w:t>
      </w:r>
      <w:r w:rsidR="00051B66" w:rsidRPr="00051B66">
        <w:rPr>
          <w:rFonts w:ascii="Consolas" w:hAnsi="Consolas" w:cs="宋体" w:hint="eastAsia"/>
          <w:i/>
          <w:iCs/>
          <w:color w:val="AAAAAA"/>
          <w:kern w:val="0"/>
          <w:szCs w:val="21"/>
        </w:rPr>
        <w:t>第三部分：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自适应下采样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======================</w:t>
      </w:r>
    </w:p>
    <w:p w14:paraId="6B6B58BD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M_fixed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4</w:t>
      </w:r>
    </w:p>
    <w:p w14:paraId="10382B05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sigma_fixed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0.45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*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M_fixed</w:t>
      </w:r>
      <w:proofErr w:type="spellEnd"/>
    </w:p>
    <w:p w14:paraId="55D72912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gray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chirp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astype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np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float</w:t>
      </w:r>
      <w:proofErr w:type="gramEnd"/>
      <w:r w:rsidRPr="00297520">
        <w:rPr>
          <w:rFonts w:ascii="Consolas" w:hAnsi="Consolas" w:cs="宋体"/>
          <w:color w:val="333333"/>
          <w:kern w:val="0"/>
          <w:szCs w:val="21"/>
        </w:rPr>
        <w:t>32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3A4F719B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>h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w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gray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shape</w:t>
      </w:r>
      <w:proofErr w:type="spellEnd"/>
      <w:proofErr w:type="gramEnd"/>
    </w:p>
    <w:p w14:paraId="14C60786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梯度计算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 →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局部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 M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估计</w:t>
      </w:r>
    </w:p>
    <w:p w14:paraId="0C1B6CB6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gx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Sobel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gray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9C5D27"/>
          <w:kern w:val="0"/>
          <w:szCs w:val="21"/>
        </w:rPr>
        <w:t>CV_32F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1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0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ksize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9C5D27"/>
          <w:kern w:val="0"/>
          <w:szCs w:val="21"/>
        </w:rPr>
        <w:t>3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13262B1B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gy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Sobel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gray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9C5D27"/>
          <w:kern w:val="0"/>
          <w:szCs w:val="21"/>
        </w:rPr>
        <w:t>CV_32F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0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1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ksize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9C5D27"/>
          <w:kern w:val="0"/>
          <w:szCs w:val="21"/>
        </w:rPr>
        <w:t>3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3A506BFF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grad_mag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np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sqrt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gx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**</w:t>
      </w:r>
      <w:r w:rsidRPr="00297520">
        <w:rPr>
          <w:rFonts w:ascii="Consolas" w:hAnsi="Consolas" w:cs="宋体"/>
          <w:color w:val="9C5D27"/>
          <w:kern w:val="0"/>
          <w:szCs w:val="21"/>
        </w:rPr>
        <w:t>2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gy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**</w:t>
      </w:r>
      <w:r w:rsidRPr="00297520">
        <w:rPr>
          <w:rFonts w:ascii="Consolas" w:hAnsi="Consolas" w:cs="宋体"/>
          <w:color w:val="9C5D27"/>
          <w:kern w:val="0"/>
          <w:szCs w:val="21"/>
        </w:rPr>
        <w:t>2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3A4BF087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归一化梯度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 →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映射为局部下采样倍数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M_local</w:t>
      </w:r>
      <w:proofErr w:type="spellEnd"/>
    </w:p>
    <w:p w14:paraId="0E572B2F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grad_norm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grad_mag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-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grad_mag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min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))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/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grad_mag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max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)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-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grad_mag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min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)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1e-8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41207022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M_local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2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3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*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9C5D27"/>
          <w:kern w:val="0"/>
          <w:szCs w:val="21"/>
        </w:rPr>
        <w:t>1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-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grad_</w:t>
      </w:r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norm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 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#</w:t>
      </w:r>
      <w:proofErr w:type="gramEnd"/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 M </w:t>
      </w:r>
      <w:r w:rsidRPr="00297520">
        <w:rPr>
          <w:rFonts w:ascii="Cambria Math" w:hAnsi="Cambria Math" w:cs="Cambria Math"/>
          <w:i/>
          <w:iCs/>
          <w:color w:val="AAAAAA"/>
          <w:kern w:val="0"/>
          <w:szCs w:val="21"/>
        </w:rPr>
        <w:t>∈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 [2,5]</w:t>
      </w:r>
    </w:p>
    <w:p w14:paraId="147A9BD3" w14:textId="65A50E38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局部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 </w:t>
      </w:r>
      <w:r w:rsidR="005011B8">
        <w:rPr>
          <w:rFonts w:ascii="Consolas" w:hAnsi="Consolas" w:cs="宋体"/>
          <w:i/>
          <w:iCs/>
          <w:color w:val="AAAAAA"/>
          <w:kern w:val="0"/>
          <w:szCs w:val="21"/>
        </w:rPr>
        <w:t>σ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：</w:t>
      </w:r>
      <w:proofErr w:type="spellStart"/>
      <w:r w:rsidR="005011B8">
        <w:rPr>
          <w:rFonts w:ascii="Consolas" w:hAnsi="Consolas" w:cs="宋体"/>
          <w:i/>
          <w:iCs/>
          <w:color w:val="AAAAAA"/>
          <w:kern w:val="0"/>
          <w:szCs w:val="21"/>
        </w:rPr>
        <w:t>σ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_local</w:t>
      </w:r>
      <w:proofErr w:type="spellEnd"/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 = 0.45 * </w:t>
      </w:r>
      <w:proofErr w:type="spellStart"/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M_local</w:t>
      </w:r>
      <w:proofErr w:type="spellEnd"/>
    </w:p>
    <w:p w14:paraId="3EB8AE77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sigma_local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0.45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*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M_local</w:t>
      </w:r>
      <w:proofErr w:type="spellEnd"/>
    </w:p>
    <w:p w14:paraId="4E09E9A4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自适应高斯滤波（带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 padding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，修复边缘窗口问题）</w:t>
      </w:r>
    </w:p>
    <w:p w14:paraId="6D550D52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max_ksize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gramStart"/>
      <w:r w:rsidRPr="00297520">
        <w:rPr>
          <w:rFonts w:ascii="Consolas" w:hAnsi="Consolas" w:cs="宋体"/>
          <w:color w:val="7A3E9D"/>
          <w:kern w:val="0"/>
          <w:szCs w:val="21"/>
        </w:rPr>
        <w:t>int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297520">
        <w:rPr>
          <w:rFonts w:ascii="Consolas" w:hAnsi="Consolas" w:cs="宋体"/>
          <w:color w:val="9C5D27"/>
          <w:kern w:val="0"/>
          <w:szCs w:val="21"/>
        </w:rPr>
        <w:t>6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*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sigma_local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max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)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1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72ECED56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max_ksize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max_ksize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1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4B69C6"/>
          <w:kern w:val="0"/>
          <w:szCs w:val="21"/>
        </w:rPr>
        <w:t>if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max_ksize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%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2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0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4B69C6"/>
          <w:kern w:val="0"/>
          <w:szCs w:val="21"/>
        </w:rPr>
        <w:t>else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max_ksize</w:t>
      </w:r>
      <w:proofErr w:type="spellEnd"/>
    </w:p>
    <w:p w14:paraId="0659E179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pad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max_ksize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//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2</w:t>
      </w:r>
    </w:p>
    <w:p w14:paraId="412BA1B8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gray_pad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copyMakeBorder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gray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pad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pad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pad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pad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9C5D27"/>
          <w:kern w:val="0"/>
          <w:szCs w:val="21"/>
        </w:rPr>
        <w:t>BORDER_REFLECT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41E7E39D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out_adaptive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np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zeros</w:t>
      </w:r>
      <w:proofErr w:type="gramEnd"/>
      <w:r w:rsidRPr="00297520">
        <w:rPr>
          <w:rFonts w:ascii="Consolas" w:hAnsi="Consolas" w:cs="宋体"/>
          <w:color w:val="333333"/>
          <w:kern w:val="0"/>
          <w:szCs w:val="21"/>
        </w:rPr>
        <w:t>_</w:t>
      </w:r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like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297520">
        <w:rPr>
          <w:rFonts w:ascii="Consolas" w:hAnsi="Consolas" w:cs="宋体"/>
          <w:color w:val="333333"/>
          <w:kern w:val="0"/>
          <w:szCs w:val="21"/>
        </w:rPr>
        <w:t>gray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dtype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np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float</w:t>
      </w:r>
      <w:proofErr w:type="gramEnd"/>
      <w:r w:rsidRPr="00297520">
        <w:rPr>
          <w:rFonts w:ascii="Consolas" w:hAnsi="Consolas" w:cs="宋体"/>
          <w:color w:val="333333"/>
          <w:kern w:val="0"/>
          <w:szCs w:val="21"/>
        </w:rPr>
        <w:t>32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7813DAB8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4B69C6"/>
          <w:kern w:val="0"/>
          <w:szCs w:val="21"/>
        </w:rPr>
        <w:t>for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4B69C6"/>
          <w:kern w:val="0"/>
          <w:szCs w:val="21"/>
        </w:rPr>
        <w:t>in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b/>
          <w:bCs/>
          <w:color w:val="AA3731"/>
          <w:kern w:val="0"/>
          <w:szCs w:val="21"/>
        </w:rPr>
        <w:t>range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h</w:t>
      </w:r>
      <w:r w:rsidRPr="00297520">
        <w:rPr>
          <w:rFonts w:ascii="Consolas" w:hAnsi="Consolas" w:cs="宋体"/>
          <w:color w:val="777777"/>
          <w:kern w:val="0"/>
          <w:szCs w:val="21"/>
        </w:rPr>
        <w:t>):</w:t>
      </w:r>
    </w:p>
    <w:p w14:paraId="2CBAB922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297520">
        <w:rPr>
          <w:rFonts w:ascii="Consolas" w:hAnsi="Consolas" w:cs="宋体"/>
          <w:color w:val="4B69C6"/>
          <w:kern w:val="0"/>
          <w:szCs w:val="21"/>
        </w:rPr>
        <w:t>for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j </w:t>
      </w:r>
      <w:r w:rsidRPr="00297520">
        <w:rPr>
          <w:rFonts w:ascii="Consolas" w:hAnsi="Consolas" w:cs="宋体"/>
          <w:color w:val="4B69C6"/>
          <w:kern w:val="0"/>
          <w:szCs w:val="21"/>
        </w:rPr>
        <w:t>in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b/>
          <w:bCs/>
          <w:color w:val="AA3731"/>
          <w:kern w:val="0"/>
          <w:szCs w:val="21"/>
        </w:rPr>
        <w:t>range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w</w:t>
      </w:r>
      <w:r w:rsidRPr="00297520">
        <w:rPr>
          <w:rFonts w:ascii="Consolas" w:hAnsi="Consolas" w:cs="宋体"/>
          <w:color w:val="777777"/>
          <w:kern w:val="0"/>
          <w:szCs w:val="21"/>
        </w:rPr>
        <w:t>):</w:t>
      </w:r>
    </w:p>
    <w:p w14:paraId="125D2399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    s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sigma_</w:t>
      </w:r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local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[</w:t>
      </w:r>
      <w:proofErr w:type="spellStart"/>
      <w:proofErr w:type="gramEnd"/>
      <w:r w:rsidRPr="00297520">
        <w:rPr>
          <w:rFonts w:ascii="Consolas" w:hAnsi="Consolas" w:cs="宋体"/>
          <w:color w:val="333333"/>
          <w:kern w:val="0"/>
          <w:szCs w:val="21"/>
        </w:rPr>
        <w:t>i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j</w:t>
      </w:r>
      <w:r w:rsidRPr="00297520">
        <w:rPr>
          <w:rFonts w:ascii="Consolas" w:hAnsi="Consolas" w:cs="宋体"/>
          <w:color w:val="777777"/>
          <w:kern w:val="0"/>
          <w:szCs w:val="21"/>
        </w:rPr>
        <w:t>]</w:t>
      </w:r>
    </w:p>
    <w:p w14:paraId="1A2B5AAF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    k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gramStart"/>
      <w:r w:rsidRPr="00297520">
        <w:rPr>
          <w:rFonts w:ascii="Consolas" w:hAnsi="Consolas" w:cs="宋体"/>
          <w:color w:val="7A3E9D"/>
          <w:kern w:val="0"/>
          <w:szCs w:val="21"/>
        </w:rPr>
        <w:t>int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297520">
        <w:rPr>
          <w:rFonts w:ascii="Consolas" w:hAnsi="Consolas" w:cs="宋体"/>
          <w:color w:val="9C5D27"/>
          <w:kern w:val="0"/>
          <w:szCs w:val="21"/>
        </w:rPr>
        <w:t>6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*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s </w:t>
      </w:r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1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0C42A499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    k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k </w:t>
      </w:r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1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4B69C6"/>
          <w:kern w:val="0"/>
          <w:szCs w:val="21"/>
        </w:rPr>
        <w:t>if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k </w:t>
      </w:r>
      <w:r w:rsidRPr="00297520">
        <w:rPr>
          <w:rFonts w:ascii="Consolas" w:hAnsi="Consolas" w:cs="宋体"/>
          <w:color w:val="777777"/>
          <w:kern w:val="0"/>
          <w:szCs w:val="21"/>
        </w:rPr>
        <w:t>%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2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0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4B69C6"/>
          <w:kern w:val="0"/>
          <w:szCs w:val="21"/>
        </w:rPr>
        <w:t>else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k</w:t>
      </w:r>
    </w:p>
    <w:p w14:paraId="73B13DD2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    k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gramStart"/>
      <w:r w:rsidRPr="00297520">
        <w:rPr>
          <w:rFonts w:ascii="Consolas" w:hAnsi="Consolas" w:cs="宋体"/>
          <w:b/>
          <w:bCs/>
          <w:color w:val="AA3731"/>
          <w:kern w:val="0"/>
          <w:szCs w:val="21"/>
        </w:rPr>
        <w:t>min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297520">
        <w:rPr>
          <w:rFonts w:ascii="Consolas" w:hAnsi="Consolas" w:cs="宋体"/>
          <w:color w:val="333333"/>
          <w:kern w:val="0"/>
          <w:szCs w:val="21"/>
        </w:rPr>
        <w:t>k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max_ksize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719DA2FD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    r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k </w:t>
      </w:r>
      <w:r w:rsidRPr="00297520">
        <w:rPr>
          <w:rFonts w:ascii="Consolas" w:hAnsi="Consolas" w:cs="宋体"/>
          <w:color w:val="777777"/>
          <w:kern w:val="0"/>
          <w:szCs w:val="21"/>
        </w:rPr>
        <w:t>//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2</w:t>
      </w:r>
    </w:p>
    <w:p w14:paraId="4782ADEF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lastRenderedPageBreak/>
        <w:t xml:space="preserve">        patch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gray_</w:t>
      </w:r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pad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[</w:t>
      </w:r>
      <w:proofErr w:type="spellStart"/>
      <w:proofErr w:type="gramEnd"/>
      <w:r w:rsidRPr="00297520">
        <w:rPr>
          <w:rFonts w:ascii="Consolas" w:hAnsi="Consolas" w:cs="宋体"/>
          <w:color w:val="333333"/>
          <w:kern w:val="0"/>
          <w:szCs w:val="21"/>
        </w:rPr>
        <w:t>i</w:t>
      </w:r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>pad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-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 xml:space="preserve">r </w:t>
      </w:r>
      <w:r w:rsidRPr="00297520">
        <w:rPr>
          <w:rFonts w:ascii="Consolas" w:hAnsi="Consolas" w:cs="宋体"/>
          <w:color w:val="777777"/>
          <w:kern w:val="0"/>
          <w:szCs w:val="21"/>
        </w:rPr>
        <w:t>:</w:t>
      </w:r>
      <w:proofErr w:type="gram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i</w:t>
      </w:r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>pad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r </w:t>
      </w:r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1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j</w:t>
      </w:r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>pad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-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 xml:space="preserve">r </w:t>
      </w:r>
      <w:r w:rsidRPr="00297520">
        <w:rPr>
          <w:rFonts w:ascii="Consolas" w:hAnsi="Consolas" w:cs="宋体"/>
          <w:color w:val="777777"/>
          <w:kern w:val="0"/>
          <w:szCs w:val="21"/>
        </w:rPr>
        <w:t>:</w:t>
      </w:r>
      <w:proofErr w:type="gram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j</w:t>
      </w:r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>pad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r </w:t>
      </w:r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1</w:t>
      </w:r>
      <w:r w:rsidRPr="00297520">
        <w:rPr>
          <w:rFonts w:ascii="Consolas" w:hAnsi="Consolas" w:cs="宋体"/>
          <w:color w:val="777777"/>
          <w:kern w:val="0"/>
          <w:szCs w:val="21"/>
        </w:rPr>
        <w:t>]</w:t>
      </w:r>
    </w:p>
    <w:p w14:paraId="7B57848F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gk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getGaussianKernel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k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s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678560E0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    gk2D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gk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@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gk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</w:t>
      </w:r>
      <w:proofErr w:type="spellEnd"/>
      <w:proofErr w:type="gramEnd"/>
    </w:p>
    <w:p w14:paraId="02E26631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    filtered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patch </w:t>
      </w:r>
      <w:r w:rsidRPr="00297520">
        <w:rPr>
          <w:rFonts w:ascii="Consolas" w:hAnsi="Consolas" w:cs="宋体"/>
          <w:color w:val="777777"/>
          <w:kern w:val="0"/>
          <w:szCs w:val="21"/>
        </w:rPr>
        <w:t>*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gk2D</w:t>
      </w:r>
      <w:proofErr w:type="gramStart"/>
      <w:r w:rsidRPr="00297520">
        <w:rPr>
          <w:rFonts w:ascii="Consolas" w:hAnsi="Consolas" w:cs="宋体"/>
          <w:color w:val="777777"/>
          <w:kern w:val="0"/>
          <w:szCs w:val="21"/>
        </w:rPr>
        <w:t>).</w:t>
      </w:r>
      <w:r w:rsidRPr="00297520">
        <w:rPr>
          <w:rFonts w:ascii="Consolas" w:hAnsi="Consolas" w:cs="宋体"/>
          <w:color w:val="333333"/>
          <w:kern w:val="0"/>
          <w:szCs w:val="21"/>
        </w:rPr>
        <w:t>sum</w:t>
      </w:r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()</w:t>
      </w:r>
    </w:p>
    <w:p w14:paraId="42772018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color w:val="333333"/>
          <w:kern w:val="0"/>
          <w:szCs w:val="21"/>
        </w:rPr>
        <w:t xml:space="preserve">       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out_</w:t>
      </w:r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adaptive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[</w:t>
      </w:r>
      <w:proofErr w:type="spellStart"/>
      <w:proofErr w:type="gramEnd"/>
      <w:r w:rsidRPr="00297520">
        <w:rPr>
          <w:rFonts w:ascii="Consolas" w:hAnsi="Consolas" w:cs="宋体"/>
          <w:color w:val="333333"/>
          <w:kern w:val="0"/>
          <w:szCs w:val="21"/>
        </w:rPr>
        <w:t>i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j</w:t>
      </w:r>
      <w:r w:rsidRPr="00297520">
        <w:rPr>
          <w:rFonts w:ascii="Consolas" w:hAnsi="Consolas" w:cs="宋体"/>
          <w:color w:val="777777"/>
          <w:kern w:val="0"/>
          <w:szCs w:val="21"/>
        </w:rPr>
        <w:t>]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filtered</w:t>
      </w:r>
    </w:p>
    <w:p w14:paraId="6F171EB2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自适应下采样</w:t>
      </w:r>
    </w:p>
    <w:p w14:paraId="65018BAC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out_adaptive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resize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out_adaptive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w</w:t>
      </w:r>
      <w:r w:rsidRPr="00297520">
        <w:rPr>
          <w:rFonts w:ascii="Consolas" w:hAnsi="Consolas" w:cs="宋体"/>
          <w:color w:val="777777"/>
          <w:kern w:val="0"/>
          <w:szCs w:val="21"/>
        </w:rPr>
        <w:t>//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M_fixed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h</w:t>
      </w:r>
      <w:r w:rsidRPr="00297520">
        <w:rPr>
          <w:rFonts w:ascii="Consolas" w:hAnsi="Consolas" w:cs="宋体"/>
          <w:color w:val="777777"/>
          <w:kern w:val="0"/>
          <w:szCs w:val="21"/>
        </w:rPr>
        <w:t>//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M_fixed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A3E9D"/>
          <w:kern w:val="0"/>
          <w:szCs w:val="21"/>
        </w:rPr>
        <w:t>interpolation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>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9C5D27"/>
          <w:kern w:val="0"/>
          <w:szCs w:val="21"/>
        </w:rPr>
        <w:t>INTER_LINEAR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07582CD0" w14:textId="3A45A330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固定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 </w:t>
      </w:r>
      <w:r w:rsidR="005011B8">
        <w:rPr>
          <w:rFonts w:ascii="Consolas" w:hAnsi="Consolas" w:cs="宋体"/>
          <w:i/>
          <w:iCs/>
          <w:color w:val="AAAAAA"/>
          <w:kern w:val="0"/>
          <w:szCs w:val="21"/>
        </w:rPr>
        <w:t>σ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下采样（对比）</w:t>
      </w:r>
    </w:p>
    <w:p w14:paraId="5CBBED8B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k_fixed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gramStart"/>
      <w:r w:rsidRPr="00297520">
        <w:rPr>
          <w:rFonts w:ascii="Consolas" w:hAnsi="Consolas" w:cs="宋体"/>
          <w:color w:val="7A3E9D"/>
          <w:kern w:val="0"/>
          <w:szCs w:val="21"/>
        </w:rPr>
        <w:t>int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297520">
        <w:rPr>
          <w:rFonts w:ascii="Consolas" w:hAnsi="Consolas" w:cs="宋体"/>
          <w:color w:val="9C5D27"/>
          <w:kern w:val="0"/>
          <w:szCs w:val="21"/>
        </w:rPr>
        <w:t>6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*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sigma_fixed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1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3094E05D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k_fixed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k_fixed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+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1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4B69C6"/>
          <w:kern w:val="0"/>
          <w:szCs w:val="21"/>
        </w:rPr>
        <w:t>if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k_fixed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%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2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0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4B69C6"/>
          <w:kern w:val="0"/>
          <w:szCs w:val="21"/>
        </w:rPr>
        <w:t>else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k_fixed</w:t>
      </w:r>
      <w:proofErr w:type="spellEnd"/>
    </w:p>
    <w:p w14:paraId="5A7014B8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blur_fixed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GaussianBlur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gray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k_fixed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k_fixed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sigma_fixed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18D7B4E2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out_fixed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resize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blur_fixed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w</w:t>
      </w:r>
      <w:r w:rsidRPr="00297520">
        <w:rPr>
          <w:rFonts w:ascii="Consolas" w:hAnsi="Consolas" w:cs="宋体"/>
          <w:color w:val="777777"/>
          <w:kern w:val="0"/>
          <w:szCs w:val="21"/>
        </w:rPr>
        <w:t>//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M_fixed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h</w:t>
      </w:r>
      <w:r w:rsidRPr="00297520">
        <w:rPr>
          <w:rFonts w:ascii="Consolas" w:hAnsi="Consolas" w:cs="宋体"/>
          <w:color w:val="777777"/>
          <w:kern w:val="0"/>
          <w:szCs w:val="21"/>
        </w:rPr>
        <w:t>//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M_fixed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A3E9D"/>
          <w:kern w:val="0"/>
          <w:szCs w:val="21"/>
        </w:rPr>
        <w:t>interpolation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>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9C5D27"/>
          <w:kern w:val="0"/>
          <w:szCs w:val="21"/>
        </w:rPr>
        <w:t>INTER_LINEAR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2642F401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原图下采样（参考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 Ground Truth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）</w:t>
      </w:r>
    </w:p>
    <w:p w14:paraId="7197A327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out_gt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resize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gray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w</w:t>
      </w:r>
      <w:r w:rsidRPr="00297520">
        <w:rPr>
          <w:rFonts w:ascii="Consolas" w:hAnsi="Consolas" w:cs="宋体"/>
          <w:color w:val="777777"/>
          <w:kern w:val="0"/>
          <w:szCs w:val="21"/>
        </w:rPr>
        <w:t>//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M_fixed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h</w:t>
      </w:r>
      <w:r w:rsidRPr="00297520">
        <w:rPr>
          <w:rFonts w:ascii="Consolas" w:hAnsi="Consolas" w:cs="宋体"/>
          <w:color w:val="777777"/>
          <w:kern w:val="0"/>
          <w:szCs w:val="21"/>
        </w:rPr>
        <w:t>//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M_fixed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A3E9D"/>
          <w:kern w:val="0"/>
          <w:szCs w:val="21"/>
        </w:rPr>
        <w:t>interpolation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>cv2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9C5D27"/>
          <w:kern w:val="0"/>
          <w:szCs w:val="21"/>
        </w:rPr>
        <w:t>INTER_LINEAR</w:t>
      </w:r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615AF25F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误差图</w:t>
      </w:r>
    </w:p>
    <w:p w14:paraId="7911133B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error_fixed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np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abs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proofErr w:type="gramEnd"/>
      <w:r w:rsidRPr="00297520">
        <w:rPr>
          <w:rFonts w:ascii="Consolas" w:hAnsi="Consolas" w:cs="宋体"/>
          <w:color w:val="333333"/>
          <w:kern w:val="0"/>
          <w:szCs w:val="21"/>
        </w:rPr>
        <w:t>out_fixed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-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out_gt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1F1BADC8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error_adaptive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np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abs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proofErr w:type="gramEnd"/>
      <w:r w:rsidRPr="00297520">
        <w:rPr>
          <w:rFonts w:ascii="Consolas" w:hAnsi="Consolas" w:cs="宋体"/>
          <w:color w:val="333333"/>
          <w:kern w:val="0"/>
          <w:szCs w:val="21"/>
        </w:rPr>
        <w:t>out_adaptive</w:t>
      </w:r>
      <w:proofErr w:type="spellEnd"/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-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out_gt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03E68224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 xml:space="preserve"># </w:t>
      </w:r>
      <w:r w:rsidRPr="00297520">
        <w:rPr>
          <w:rFonts w:ascii="Consolas" w:hAnsi="Consolas" w:cs="宋体"/>
          <w:i/>
          <w:iCs/>
          <w:color w:val="AAAAAA"/>
          <w:kern w:val="0"/>
          <w:szCs w:val="21"/>
        </w:rPr>
        <w:t>画图展示</w:t>
      </w:r>
    </w:p>
    <w:p w14:paraId="3D1B4032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figure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figsize</w:t>
      </w:r>
      <w:proofErr w:type="spellEnd"/>
      <w:proofErr w:type="gramStart"/>
      <w:r w:rsidRPr="00297520">
        <w:rPr>
          <w:rFonts w:ascii="Consolas" w:hAnsi="Consolas" w:cs="宋体"/>
          <w:color w:val="777777"/>
          <w:kern w:val="0"/>
          <w:szCs w:val="21"/>
        </w:rPr>
        <w:t>=(</w:t>
      </w:r>
      <w:proofErr w:type="gramEnd"/>
      <w:r w:rsidRPr="00297520">
        <w:rPr>
          <w:rFonts w:ascii="Consolas" w:hAnsi="Consolas" w:cs="宋体"/>
          <w:color w:val="9C5D27"/>
          <w:kern w:val="0"/>
          <w:szCs w:val="21"/>
        </w:rPr>
        <w:t>20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12</w:t>
      </w:r>
      <w:r w:rsidRPr="00297520">
        <w:rPr>
          <w:rFonts w:ascii="Consolas" w:hAnsi="Consolas" w:cs="宋体"/>
          <w:color w:val="777777"/>
          <w:kern w:val="0"/>
          <w:szCs w:val="21"/>
        </w:rPr>
        <w:t>))</w:t>
      </w:r>
    </w:p>
    <w:p w14:paraId="597AA2F1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subplot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9C5D27"/>
          <w:kern w:val="0"/>
          <w:szCs w:val="21"/>
        </w:rPr>
        <w:t>2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3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1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imshow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333333"/>
          <w:kern w:val="0"/>
          <w:szCs w:val="21"/>
        </w:rPr>
        <w:t>chirp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cmap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gray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title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Original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axis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off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50C9DD27" w14:textId="3130B909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subplot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9C5D27"/>
          <w:kern w:val="0"/>
          <w:szCs w:val="21"/>
        </w:rPr>
        <w:t>2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3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2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imshow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out_fixed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cmap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gray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title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f</w:t>
      </w:r>
      <w:r w:rsidRPr="00297520">
        <w:rPr>
          <w:rFonts w:ascii="Consolas" w:hAnsi="Consolas" w:cs="宋体"/>
          <w:color w:val="448C27"/>
          <w:kern w:val="0"/>
          <w:szCs w:val="21"/>
        </w:rPr>
        <w:t>'Fixed</w:t>
      </w:r>
      <w:proofErr w:type="spellEnd"/>
      <w:r w:rsidRPr="00297520">
        <w:rPr>
          <w:rFonts w:ascii="Consolas" w:hAnsi="Consolas" w:cs="宋体"/>
          <w:color w:val="448C27"/>
          <w:kern w:val="0"/>
          <w:szCs w:val="21"/>
        </w:rPr>
        <w:t xml:space="preserve"> </w:t>
      </w:r>
      <w:r w:rsidR="005011B8">
        <w:rPr>
          <w:rFonts w:ascii="Consolas" w:hAnsi="Consolas" w:cs="宋体"/>
          <w:color w:val="448C27"/>
          <w:kern w:val="0"/>
          <w:szCs w:val="21"/>
        </w:rPr>
        <w:t>σ</w:t>
      </w:r>
      <w:r w:rsidRPr="00297520">
        <w:rPr>
          <w:rFonts w:ascii="Consolas" w:hAnsi="Consolas" w:cs="宋体"/>
          <w:color w:val="448C27"/>
          <w:kern w:val="0"/>
          <w:szCs w:val="21"/>
        </w:rPr>
        <w:t>=</w:t>
      </w:r>
      <w:r w:rsidRPr="00297520">
        <w:rPr>
          <w:rFonts w:ascii="Consolas" w:hAnsi="Consolas" w:cs="宋体"/>
          <w:color w:val="9C5D27"/>
          <w:kern w:val="0"/>
          <w:szCs w:val="21"/>
        </w:rPr>
        <w:t>{</w:t>
      </w:r>
      <w:r w:rsidRPr="00297520">
        <w:rPr>
          <w:rFonts w:ascii="Consolas" w:hAnsi="Consolas" w:cs="宋体"/>
          <w:color w:val="333333"/>
          <w:kern w:val="0"/>
          <w:szCs w:val="21"/>
        </w:rPr>
        <w:t>sigma_fixed</w:t>
      </w:r>
      <w:r w:rsidRPr="00297520">
        <w:rPr>
          <w:rFonts w:ascii="Consolas" w:hAnsi="Consolas" w:cs="宋体"/>
          <w:color w:val="7A3E9D"/>
          <w:kern w:val="0"/>
          <w:szCs w:val="21"/>
        </w:rPr>
        <w:t>:.1f</w:t>
      </w:r>
      <w:r w:rsidRPr="00297520">
        <w:rPr>
          <w:rFonts w:ascii="Consolas" w:hAnsi="Consolas" w:cs="宋体"/>
          <w:color w:val="9C5D27"/>
          <w:kern w:val="0"/>
          <w:szCs w:val="21"/>
        </w:rPr>
        <w:t>}</w:t>
      </w:r>
      <w:r w:rsidRPr="00297520">
        <w:rPr>
          <w:rFonts w:ascii="Consolas" w:hAnsi="Consolas" w:cs="宋体"/>
          <w:color w:val="448C27"/>
          <w:kern w:val="0"/>
          <w:szCs w:val="21"/>
        </w:rPr>
        <w:t>'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axis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off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6B3606B2" w14:textId="2945CFFC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subplot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9C5D27"/>
          <w:kern w:val="0"/>
          <w:szCs w:val="21"/>
        </w:rPr>
        <w:t>2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3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3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imshow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out_adaptive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cmap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gray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title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 xml:space="preserve">Adaptive </w:t>
      </w:r>
      <w:r w:rsidR="005011B8">
        <w:rPr>
          <w:rFonts w:ascii="Consolas" w:hAnsi="Consolas" w:cs="宋体"/>
          <w:color w:val="448C27"/>
          <w:kern w:val="0"/>
          <w:szCs w:val="21"/>
        </w:rPr>
        <w:t>σ</w:t>
      </w:r>
      <w:r w:rsidRPr="00297520">
        <w:rPr>
          <w:rFonts w:ascii="Consolas" w:hAnsi="Consolas" w:cs="宋体"/>
          <w:color w:val="448C27"/>
          <w:kern w:val="0"/>
          <w:szCs w:val="21"/>
        </w:rPr>
        <w:t xml:space="preserve"> (by gradient)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axis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off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12ABB93A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subplot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9C5D27"/>
          <w:kern w:val="0"/>
          <w:szCs w:val="21"/>
        </w:rPr>
        <w:t>2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3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4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imshow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M_local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cmap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jet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title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Local M map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axis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off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60EDA289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subplot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9C5D27"/>
          <w:kern w:val="0"/>
          <w:szCs w:val="21"/>
        </w:rPr>
        <w:t>2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3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5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imshow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error_fixed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cmap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jet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title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Fixed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axis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off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17815204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subplot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r w:rsidRPr="00297520">
        <w:rPr>
          <w:rFonts w:ascii="Consolas" w:hAnsi="Consolas" w:cs="宋体"/>
          <w:color w:val="9C5D27"/>
          <w:kern w:val="0"/>
          <w:szCs w:val="21"/>
        </w:rPr>
        <w:t>2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3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9C5D27"/>
          <w:kern w:val="0"/>
          <w:szCs w:val="21"/>
        </w:rPr>
        <w:t>6</w:t>
      </w:r>
      <w:r w:rsidRPr="00297520">
        <w:rPr>
          <w:rFonts w:ascii="Consolas" w:hAnsi="Consolas" w:cs="宋体"/>
          <w:color w:val="777777"/>
          <w:kern w:val="0"/>
          <w:szCs w:val="21"/>
        </w:rPr>
        <w:t>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imshow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297520">
        <w:rPr>
          <w:rFonts w:ascii="Consolas" w:hAnsi="Consolas" w:cs="宋体"/>
          <w:color w:val="333333"/>
          <w:kern w:val="0"/>
          <w:szCs w:val="21"/>
        </w:rPr>
        <w:t>error_adaptive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cmap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jet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title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Adaptive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axis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('</w:t>
      </w:r>
      <w:r w:rsidRPr="00297520">
        <w:rPr>
          <w:rFonts w:ascii="Consolas" w:hAnsi="Consolas" w:cs="宋体"/>
          <w:color w:val="448C27"/>
          <w:kern w:val="0"/>
          <w:szCs w:val="21"/>
        </w:rPr>
        <w:t>off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57341AAD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tight</w:t>
      </w:r>
      <w:proofErr w:type="gramEnd"/>
      <w:r w:rsidRPr="00297520">
        <w:rPr>
          <w:rFonts w:ascii="Consolas" w:hAnsi="Consolas" w:cs="宋体"/>
          <w:color w:val="333333"/>
          <w:kern w:val="0"/>
          <w:szCs w:val="21"/>
        </w:rPr>
        <w:t>_</w:t>
      </w:r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layout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)</w:t>
      </w:r>
    </w:p>
    <w:p w14:paraId="04F033AC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savefig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os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path</w:t>
      </w:r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join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proofErr w:type="gramEnd"/>
      <w:r w:rsidRPr="00297520">
        <w:rPr>
          <w:rFonts w:ascii="Consolas" w:hAnsi="Consolas" w:cs="宋体"/>
          <w:color w:val="333333"/>
          <w:kern w:val="0"/>
          <w:szCs w:val="21"/>
        </w:rPr>
        <w:t>output_dir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77777"/>
          <w:kern w:val="0"/>
          <w:szCs w:val="21"/>
        </w:rPr>
        <w:t>'</w:t>
      </w:r>
      <w:r w:rsidRPr="00297520">
        <w:rPr>
          <w:rFonts w:ascii="Consolas" w:hAnsi="Consolas" w:cs="宋体"/>
          <w:color w:val="448C27"/>
          <w:kern w:val="0"/>
          <w:szCs w:val="21"/>
        </w:rPr>
        <w:t>adaptive_downsample.png</w:t>
      </w:r>
      <w:r w:rsidRPr="00297520">
        <w:rPr>
          <w:rFonts w:ascii="Consolas" w:hAnsi="Consolas" w:cs="宋体"/>
          <w:color w:val="777777"/>
          <w:kern w:val="0"/>
          <w:szCs w:val="21"/>
        </w:rPr>
        <w:t>'),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7A3E9D"/>
          <w:kern w:val="0"/>
          <w:szCs w:val="21"/>
        </w:rPr>
        <w:t>dpi</w:t>
      </w:r>
      <w:r w:rsidRPr="00297520">
        <w:rPr>
          <w:rFonts w:ascii="Consolas" w:hAnsi="Consolas" w:cs="宋体"/>
          <w:color w:val="777777"/>
          <w:kern w:val="0"/>
          <w:szCs w:val="21"/>
        </w:rPr>
        <w:t>=</w:t>
      </w:r>
      <w:r w:rsidRPr="00297520">
        <w:rPr>
          <w:rFonts w:ascii="Consolas" w:hAnsi="Consolas" w:cs="宋体"/>
          <w:color w:val="9C5D27"/>
          <w:kern w:val="0"/>
          <w:szCs w:val="21"/>
        </w:rPr>
        <w:t>300</w:t>
      </w:r>
      <w:r w:rsidRPr="00297520">
        <w:rPr>
          <w:rFonts w:ascii="Consolas" w:hAnsi="Consolas" w:cs="宋体"/>
          <w:color w:val="777777"/>
          <w:kern w:val="0"/>
          <w:szCs w:val="21"/>
        </w:rPr>
        <w:t>,</w:t>
      </w:r>
      <w:r w:rsidRPr="00297520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297520">
        <w:rPr>
          <w:rFonts w:ascii="Consolas" w:hAnsi="Consolas" w:cs="宋体"/>
          <w:color w:val="7A3E9D"/>
          <w:kern w:val="0"/>
          <w:szCs w:val="21"/>
        </w:rPr>
        <w:t>bbox_inches</w:t>
      </w:r>
      <w:proofErr w:type="spellEnd"/>
      <w:r w:rsidRPr="00297520">
        <w:rPr>
          <w:rFonts w:ascii="Consolas" w:hAnsi="Consolas" w:cs="宋体"/>
          <w:color w:val="777777"/>
          <w:kern w:val="0"/>
          <w:szCs w:val="21"/>
        </w:rPr>
        <w:t>='</w:t>
      </w:r>
      <w:r w:rsidRPr="00297520">
        <w:rPr>
          <w:rFonts w:ascii="Consolas" w:hAnsi="Consolas" w:cs="宋体"/>
          <w:color w:val="448C27"/>
          <w:kern w:val="0"/>
          <w:szCs w:val="21"/>
        </w:rPr>
        <w:t>tight</w:t>
      </w:r>
      <w:r w:rsidRPr="00297520">
        <w:rPr>
          <w:rFonts w:ascii="Consolas" w:hAnsi="Consolas" w:cs="宋体"/>
          <w:color w:val="777777"/>
          <w:kern w:val="0"/>
          <w:szCs w:val="21"/>
        </w:rPr>
        <w:t>')</w:t>
      </w:r>
    </w:p>
    <w:p w14:paraId="0DFAF247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proofErr w:type="gramStart"/>
      <w:r w:rsidRPr="00297520">
        <w:rPr>
          <w:rFonts w:ascii="Consolas" w:hAnsi="Consolas" w:cs="宋体"/>
          <w:color w:val="333333"/>
          <w:kern w:val="0"/>
          <w:szCs w:val="21"/>
        </w:rPr>
        <w:t>plt</w:t>
      </w:r>
      <w:r w:rsidRPr="00297520">
        <w:rPr>
          <w:rFonts w:ascii="Consolas" w:hAnsi="Consolas" w:cs="宋体"/>
          <w:color w:val="777777"/>
          <w:kern w:val="0"/>
          <w:szCs w:val="21"/>
        </w:rPr>
        <w:t>.</w:t>
      </w:r>
      <w:r w:rsidRPr="00297520">
        <w:rPr>
          <w:rFonts w:ascii="Consolas" w:hAnsi="Consolas" w:cs="宋体"/>
          <w:color w:val="333333"/>
          <w:kern w:val="0"/>
          <w:szCs w:val="21"/>
        </w:rPr>
        <w:t>close</w:t>
      </w:r>
      <w:proofErr w:type="spellEnd"/>
      <w:proofErr w:type="gramEnd"/>
      <w:r w:rsidRPr="00297520">
        <w:rPr>
          <w:rFonts w:ascii="Consolas" w:hAnsi="Consolas" w:cs="宋体"/>
          <w:color w:val="777777"/>
          <w:kern w:val="0"/>
          <w:szCs w:val="21"/>
        </w:rPr>
        <w:t>()</w:t>
      </w:r>
    </w:p>
    <w:p w14:paraId="6F2D4862" w14:textId="77777777" w:rsidR="00297520" w:rsidRPr="00297520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297520">
        <w:rPr>
          <w:rFonts w:ascii="Consolas" w:hAnsi="Consolas" w:cs="宋体"/>
          <w:b/>
          <w:bCs/>
          <w:color w:val="AA3731"/>
          <w:kern w:val="0"/>
          <w:szCs w:val="21"/>
        </w:rPr>
        <w:t>print</w:t>
      </w:r>
      <w:r w:rsidRPr="00297520">
        <w:rPr>
          <w:rFonts w:ascii="Consolas" w:hAnsi="Consolas" w:cs="宋体"/>
          <w:color w:val="777777"/>
          <w:kern w:val="0"/>
          <w:szCs w:val="21"/>
        </w:rPr>
        <w:t>("</w:t>
      </w:r>
      <w:r w:rsidRPr="00297520">
        <w:rPr>
          <w:rFonts w:ascii="Segoe UI Emoji" w:hAnsi="Segoe UI Emoji" w:cs="Segoe UI Emoji"/>
          <w:color w:val="448C27"/>
          <w:kern w:val="0"/>
          <w:szCs w:val="21"/>
        </w:rPr>
        <w:t>✅</w:t>
      </w:r>
      <w:r w:rsidRPr="00297520">
        <w:rPr>
          <w:rFonts w:ascii="Consolas" w:hAnsi="Consolas" w:cs="宋体"/>
          <w:color w:val="448C27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448C27"/>
          <w:kern w:val="0"/>
          <w:szCs w:val="21"/>
        </w:rPr>
        <w:t>自适应下采样实验完成</w:t>
      </w:r>
      <w:r w:rsidRPr="00297520">
        <w:rPr>
          <w:rFonts w:ascii="Consolas" w:hAnsi="Consolas" w:cs="宋体"/>
          <w:color w:val="777777"/>
          <w:kern w:val="0"/>
          <w:szCs w:val="21"/>
        </w:rPr>
        <w:t>")</w:t>
      </w:r>
    </w:p>
    <w:p w14:paraId="5B71AF03" w14:textId="6E8D67C9" w:rsidR="001427C0" w:rsidRPr="00051B66" w:rsidRDefault="00297520" w:rsidP="00297520">
      <w:pPr>
        <w:widowControl/>
        <w:shd w:val="clear" w:color="auto" w:fill="F5F5F5"/>
        <w:spacing w:line="285" w:lineRule="atLeast"/>
        <w:jc w:val="left"/>
        <w:rPr>
          <w:rFonts w:ascii="Consolas" w:hAnsi="Consolas" w:cs="宋体" w:hint="eastAsia"/>
          <w:color w:val="333333"/>
          <w:kern w:val="0"/>
          <w:szCs w:val="21"/>
        </w:rPr>
      </w:pPr>
      <w:r w:rsidRPr="00297520">
        <w:rPr>
          <w:rFonts w:ascii="Consolas" w:hAnsi="Consolas" w:cs="宋体"/>
          <w:b/>
          <w:bCs/>
          <w:color w:val="AA3731"/>
          <w:kern w:val="0"/>
          <w:szCs w:val="21"/>
        </w:rPr>
        <w:t>print</w:t>
      </w:r>
      <w:r w:rsidRPr="00297520">
        <w:rPr>
          <w:rFonts w:ascii="Consolas" w:hAnsi="Consolas" w:cs="宋体"/>
          <w:color w:val="777777"/>
          <w:kern w:val="0"/>
          <w:szCs w:val="21"/>
        </w:rPr>
        <w:t>("</w:t>
      </w:r>
      <w:r w:rsidRPr="00297520">
        <w:rPr>
          <w:rFonts w:ascii="Segoe UI Emoji" w:hAnsi="Segoe UI Emoji" w:cs="Segoe UI Emoji"/>
          <w:color w:val="448C27"/>
          <w:kern w:val="0"/>
          <w:szCs w:val="21"/>
        </w:rPr>
        <w:t>🎉</w:t>
      </w:r>
      <w:r w:rsidRPr="00297520">
        <w:rPr>
          <w:rFonts w:ascii="Consolas" w:hAnsi="Consolas" w:cs="宋体"/>
          <w:color w:val="448C27"/>
          <w:kern w:val="0"/>
          <w:szCs w:val="21"/>
        </w:rPr>
        <w:t xml:space="preserve"> </w:t>
      </w:r>
      <w:r w:rsidRPr="00297520">
        <w:rPr>
          <w:rFonts w:ascii="Consolas" w:hAnsi="Consolas" w:cs="宋体"/>
          <w:color w:val="448C27"/>
          <w:kern w:val="0"/>
          <w:szCs w:val="21"/>
        </w:rPr>
        <w:t>所有实验图已保存到</w:t>
      </w:r>
      <w:r w:rsidRPr="00297520">
        <w:rPr>
          <w:rFonts w:ascii="Consolas" w:hAnsi="Consolas" w:cs="宋体"/>
          <w:color w:val="448C27"/>
          <w:kern w:val="0"/>
          <w:szCs w:val="21"/>
        </w:rPr>
        <w:t xml:space="preserve"> experiment4_output </w:t>
      </w:r>
      <w:r w:rsidRPr="00297520">
        <w:rPr>
          <w:rFonts w:ascii="Consolas" w:hAnsi="Consolas" w:cs="宋体"/>
          <w:color w:val="448C27"/>
          <w:kern w:val="0"/>
          <w:szCs w:val="21"/>
        </w:rPr>
        <w:t>文件夹</w:t>
      </w:r>
      <w:r w:rsidRPr="00297520">
        <w:rPr>
          <w:rFonts w:ascii="Consolas" w:hAnsi="Consolas" w:cs="宋体"/>
          <w:color w:val="777777"/>
          <w:kern w:val="0"/>
          <w:szCs w:val="21"/>
        </w:rPr>
        <w:t>")</w:t>
      </w:r>
    </w:p>
    <w:p w14:paraId="1D106ABA" w14:textId="77777777" w:rsidR="005B6D46" w:rsidRDefault="001B18BA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实验结果</w:t>
      </w:r>
    </w:p>
    <w:p w14:paraId="4B3EAFBB" w14:textId="684576F3" w:rsidR="00051B66" w:rsidRPr="00051B66" w:rsidRDefault="00051B66" w:rsidP="00051B66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宋体" w:hAnsi="宋体"/>
          <w:b/>
          <w:szCs w:val="21"/>
        </w:rPr>
      </w:pPr>
      <w:r w:rsidRPr="00051B66">
        <w:rPr>
          <w:rFonts w:ascii="宋体" w:hAnsi="宋体" w:hint="eastAsia"/>
          <w:b/>
          <w:szCs w:val="21"/>
        </w:rPr>
        <w:t>第一部分</w:t>
      </w:r>
      <w:r w:rsidR="00E82E6C">
        <w:rPr>
          <w:rFonts w:ascii="宋体" w:hAnsi="宋体" w:hint="eastAsia"/>
          <w:b/>
          <w:szCs w:val="21"/>
        </w:rPr>
        <w:t>：对比直接下采样和</w:t>
      </w:r>
      <w:r w:rsidR="00E82E6C">
        <w:rPr>
          <w:rFonts w:ascii="宋体" w:hAnsi="宋体" w:hint="eastAsia"/>
          <w:b/>
          <w:szCs w:val="21"/>
        </w:rPr>
        <w:t>高斯滤波下采样</w:t>
      </w:r>
      <w:r w:rsidR="00E82E6C">
        <w:rPr>
          <w:rFonts w:ascii="宋体" w:hAnsi="宋体" w:hint="eastAsia"/>
          <w:b/>
          <w:szCs w:val="21"/>
        </w:rPr>
        <w:t>的混叠差异</w:t>
      </w:r>
    </w:p>
    <w:p w14:paraId="30D4E966" w14:textId="7E7B5B2E" w:rsidR="00051B66" w:rsidRDefault="00051B66" w:rsidP="00051B66">
      <w:pPr>
        <w:pStyle w:val="a4"/>
        <w:spacing w:line="360" w:lineRule="auto"/>
        <w:ind w:left="440" w:firstLineChars="0" w:firstLine="0"/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lastRenderedPageBreak/>
        <w:drawing>
          <wp:inline distT="0" distB="0" distL="0" distR="0" wp14:anchorId="5D65F603" wp14:editId="580D4AE6">
            <wp:extent cx="5274310" cy="3344545"/>
            <wp:effectExtent l="0" t="0" r="2540" b="8255"/>
            <wp:docPr id="1519050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50093" name="图片 15190500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4155" w14:textId="438F754C" w:rsidR="00051B66" w:rsidRPr="00FE449B" w:rsidRDefault="00051B66" w:rsidP="00051B66">
      <w:pPr>
        <w:pStyle w:val="a4"/>
        <w:spacing w:line="360" w:lineRule="auto"/>
        <w:ind w:left="440" w:firstLineChars="0" w:firstLine="0"/>
        <w:jc w:val="center"/>
        <w:rPr>
          <w:rFonts w:asciiTheme="minorEastAsia" w:eastAsiaTheme="minorEastAsia" w:hAnsiTheme="minorEastAsia"/>
          <w:bCs/>
          <w:szCs w:val="21"/>
        </w:rPr>
      </w:pPr>
      <w:r w:rsidRPr="00FE449B">
        <w:rPr>
          <w:rFonts w:asciiTheme="minorEastAsia" w:eastAsiaTheme="minorEastAsia" w:hAnsiTheme="minorEastAsia" w:hint="eastAsia"/>
          <w:bCs/>
          <w:szCs w:val="21"/>
        </w:rPr>
        <w:t>棋盘图与chirp的原图与下采样图</w:t>
      </w:r>
    </w:p>
    <w:p w14:paraId="356D6EA8" w14:textId="6C00FFD0" w:rsidR="00051B66" w:rsidRDefault="00051B66" w:rsidP="00051B66">
      <w:pPr>
        <w:pStyle w:val="a4"/>
        <w:spacing w:line="360" w:lineRule="auto"/>
        <w:ind w:left="440" w:firstLineChars="0" w:firstLine="0"/>
        <w:jc w:val="center"/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noProof/>
          <w:szCs w:val="21"/>
        </w:rPr>
        <w:drawing>
          <wp:inline distT="0" distB="0" distL="0" distR="0" wp14:anchorId="7D62C95E" wp14:editId="46F8F64A">
            <wp:extent cx="5274310" cy="2813050"/>
            <wp:effectExtent l="0" t="0" r="2540" b="6350"/>
            <wp:docPr id="1001032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241" name="图片 1001032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888A" w14:textId="133AF469" w:rsidR="00051B66" w:rsidRPr="00FE449B" w:rsidRDefault="00051B66" w:rsidP="00051B66">
      <w:pPr>
        <w:pStyle w:val="a4"/>
        <w:spacing w:line="360" w:lineRule="auto"/>
        <w:ind w:left="440" w:firstLineChars="0" w:firstLine="0"/>
        <w:jc w:val="center"/>
        <w:rPr>
          <w:rFonts w:asciiTheme="minorEastAsia" w:eastAsiaTheme="minorEastAsia" w:hAnsiTheme="minorEastAsia"/>
          <w:bCs/>
          <w:szCs w:val="21"/>
        </w:rPr>
      </w:pPr>
      <w:r w:rsidRPr="00FE449B">
        <w:rPr>
          <w:rFonts w:asciiTheme="minorEastAsia" w:eastAsiaTheme="minorEastAsia" w:hAnsiTheme="minorEastAsia" w:hint="eastAsia"/>
          <w:bCs/>
          <w:szCs w:val="21"/>
        </w:rPr>
        <w:t>原图与下采样图的频谱图</w:t>
      </w:r>
    </w:p>
    <w:p w14:paraId="3083ECF4" w14:textId="5F221DA8" w:rsidR="009C39B7" w:rsidRPr="00636337" w:rsidRDefault="009C39B7" w:rsidP="00636337">
      <w:pPr>
        <w:pStyle w:val="a4"/>
        <w:ind w:left="442"/>
        <w:jc w:val="left"/>
        <w:rPr>
          <w:rFonts w:asciiTheme="minorEastAsia" w:eastAsiaTheme="minorEastAsia" w:hAnsiTheme="minorEastAsia"/>
          <w:bCs/>
          <w:szCs w:val="21"/>
        </w:rPr>
      </w:pPr>
      <w:r w:rsidRPr="00636337">
        <w:rPr>
          <w:rFonts w:asciiTheme="minorEastAsia" w:eastAsiaTheme="minorEastAsia" w:hAnsiTheme="minorEastAsia"/>
          <w:bCs/>
          <w:szCs w:val="21"/>
        </w:rPr>
        <w:t>从时域与频域结果可以看出，直接对棋盘格和Chirp图像进行4倍下采样会出现明显的锯齿、莫尔纹等混叠伪影，其FFT频谱中也出现大量虚假高频分量；而先经过理论最优</w:t>
      </w:r>
      <w:r w:rsidR="005011B8">
        <w:rPr>
          <w:rFonts w:asciiTheme="minorEastAsia" w:eastAsiaTheme="minorEastAsia" w:hAnsiTheme="minorEastAsia"/>
          <w:bCs/>
          <w:szCs w:val="21"/>
        </w:rPr>
        <w:t>σ</w:t>
      </w:r>
      <w:r w:rsidRPr="00636337">
        <w:rPr>
          <w:rFonts w:asciiTheme="minorEastAsia" w:eastAsiaTheme="minorEastAsia" w:hAnsiTheme="minorEastAsia"/>
          <w:bCs/>
          <w:szCs w:val="21"/>
        </w:rPr>
        <w:t>的高斯滤波再下采样，能够有效抑制超过奈奎斯特频率的高频信息，时域图像无明显失真，频域频谱干净无混叠干扰，</w:t>
      </w:r>
      <w:r w:rsidRPr="00636337">
        <w:rPr>
          <w:rFonts w:asciiTheme="minorEastAsia" w:eastAsiaTheme="minorEastAsia" w:hAnsiTheme="minorEastAsia" w:hint="eastAsia"/>
          <w:bCs/>
          <w:szCs w:val="21"/>
        </w:rPr>
        <w:t>验证了</w:t>
      </w:r>
      <w:r w:rsidRPr="00636337">
        <w:rPr>
          <w:rFonts w:asciiTheme="minorEastAsia" w:eastAsiaTheme="minorEastAsia" w:hAnsiTheme="minorEastAsia"/>
          <w:bCs/>
          <w:szCs w:val="21"/>
        </w:rPr>
        <w:t>下采样前进行抗混叠滤波的有效性。</w:t>
      </w:r>
    </w:p>
    <w:p w14:paraId="1D2BA1E2" w14:textId="245B89EC" w:rsidR="000F3A64" w:rsidRPr="000F3A64" w:rsidRDefault="000F3A64" w:rsidP="000F3A64">
      <w:pPr>
        <w:pStyle w:val="a4"/>
        <w:numPr>
          <w:ilvl w:val="0"/>
          <w:numId w:val="2"/>
        </w:numPr>
        <w:spacing w:line="360" w:lineRule="auto"/>
        <w:ind w:firstLineChars="0"/>
        <w:jc w:val="left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第二部分</w:t>
      </w:r>
      <w:r w:rsidR="00E82E6C">
        <w:rPr>
          <w:rFonts w:asciiTheme="minorEastAsia" w:eastAsiaTheme="minorEastAsia" w:hAnsiTheme="minorEastAsia" w:hint="eastAsia"/>
          <w:b/>
          <w:szCs w:val="21"/>
        </w:rPr>
        <w:t>：验证</w:t>
      </w:r>
      <w:r w:rsidR="005011B8">
        <w:rPr>
          <w:rFonts w:asciiTheme="minorEastAsia" w:eastAsiaTheme="minorEastAsia" w:hAnsiTheme="minorEastAsia"/>
          <w:b/>
          <w:bCs/>
          <w:szCs w:val="21"/>
        </w:rPr>
        <w:t>σ</w:t>
      </w:r>
      <w:r w:rsidR="00E82E6C">
        <w:rPr>
          <w:rFonts w:asciiTheme="minorEastAsia" w:eastAsiaTheme="minorEastAsia" w:hAnsiTheme="minorEastAsia" w:hint="eastAsia"/>
          <w:b/>
          <w:bCs/>
          <w:szCs w:val="21"/>
        </w:rPr>
        <w:t>公式</w:t>
      </w:r>
    </w:p>
    <w:p w14:paraId="6FA581C8" w14:textId="6FACEE90" w:rsidR="000F3A64" w:rsidRDefault="000F3A64" w:rsidP="000F3A64">
      <w:pPr>
        <w:pStyle w:val="a4"/>
        <w:spacing w:line="360" w:lineRule="auto"/>
        <w:ind w:left="440" w:firstLineChars="0" w:firstLine="0"/>
        <w:jc w:val="left"/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noProof/>
          <w:szCs w:val="21"/>
        </w:rPr>
        <w:lastRenderedPageBreak/>
        <w:drawing>
          <wp:inline distT="0" distB="0" distL="0" distR="0" wp14:anchorId="58490EA2" wp14:editId="3DFC436F">
            <wp:extent cx="5274310" cy="3023235"/>
            <wp:effectExtent l="0" t="0" r="2540" b="5715"/>
            <wp:docPr id="96095919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59193" name="图片 9609591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BFB7" w14:textId="20FD861A" w:rsidR="000F3A64" w:rsidRPr="00FE449B" w:rsidRDefault="000F3A64" w:rsidP="00636337">
      <w:pPr>
        <w:pStyle w:val="a4"/>
        <w:spacing w:line="360" w:lineRule="auto"/>
        <w:ind w:left="440" w:firstLineChars="0" w:firstLine="0"/>
        <w:jc w:val="center"/>
        <w:rPr>
          <w:rFonts w:asciiTheme="minorEastAsia" w:eastAsiaTheme="minorEastAsia" w:hAnsiTheme="minorEastAsia" w:hint="eastAsia"/>
          <w:bCs/>
          <w:szCs w:val="21"/>
        </w:rPr>
      </w:pPr>
      <w:r w:rsidRPr="00FE449B">
        <w:rPr>
          <w:rFonts w:asciiTheme="minorEastAsia" w:eastAsiaTheme="minorEastAsia" w:hAnsiTheme="minorEastAsia" w:hint="eastAsia"/>
          <w:bCs/>
          <w:szCs w:val="21"/>
        </w:rPr>
        <w:t>下采样图</w:t>
      </w:r>
    </w:p>
    <w:p w14:paraId="6F66A203" w14:textId="0881307A" w:rsidR="000F3A64" w:rsidRDefault="000F3A64" w:rsidP="000F3A64">
      <w:pPr>
        <w:pStyle w:val="a4"/>
        <w:spacing w:line="360" w:lineRule="auto"/>
        <w:ind w:left="440" w:firstLineChars="0" w:firstLine="0"/>
        <w:jc w:val="left"/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noProof/>
          <w:szCs w:val="21"/>
        </w:rPr>
        <w:drawing>
          <wp:inline distT="0" distB="0" distL="0" distR="0" wp14:anchorId="5F2D789B" wp14:editId="7766CE10">
            <wp:extent cx="5274310" cy="3023235"/>
            <wp:effectExtent l="0" t="0" r="2540" b="5715"/>
            <wp:docPr id="9660474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47451" name="图片 9660474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FCA1" w14:textId="390E596E" w:rsidR="00636337" w:rsidRPr="00FE449B" w:rsidRDefault="00636337" w:rsidP="00636337">
      <w:pPr>
        <w:pStyle w:val="a4"/>
        <w:spacing w:line="360" w:lineRule="auto"/>
        <w:ind w:left="440" w:firstLineChars="0" w:firstLine="0"/>
        <w:jc w:val="center"/>
        <w:rPr>
          <w:rFonts w:asciiTheme="minorEastAsia" w:eastAsiaTheme="minorEastAsia" w:hAnsiTheme="minorEastAsia" w:hint="eastAsia"/>
          <w:bCs/>
          <w:szCs w:val="21"/>
        </w:rPr>
      </w:pPr>
      <w:r w:rsidRPr="00FE449B">
        <w:rPr>
          <w:rFonts w:asciiTheme="minorEastAsia" w:eastAsiaTheme="minorEastAsia" w:hAnsiTheme="minorEastAsia" w:hint="eastAsia"/>
          <w:bCs/>
          <w:szCs w:val="21"/>
        </w:rPr>
        <w:t>下采样图</w:t>
      </w:r>
      <w:r w:rsidRPr="00FE449B">
        <w:rPr>
          <w:rFonts w:asciiTheme="minorEastAsia" w:eastAsiaTheme="minorEastAsia" w:hAnsiTheme="minorEastAsia" w:hint="eastAsia"/>
          <w:bCs/>
          <w:szCs w:val="21"/>
        </w:rPr>
        <w:t>的频谱图</w:t>
      </w:r>
    </w:p>
    <w:p w14:paraId="401EAC07" w14:textId="34C17323" w:rsidR="00636337" w:rsidRPr="00636337" w:rsidRDefault="00636337" w:rsidP="00FE449B">
      <w:pPr>
        <w:pStyle w:val="a4"/>
        <w:ind w:left="442"/>
        <w:jc w:val="left"/>
        <w:rPr>
          <w:rFonts w:asciiTheme="minorEastAsia" w:eastAsiaTheme="minorEastAsia" w:hAnsiTheme="minorEastAsia" w:hint="eastAsia"/>
          <w:bCs/>
          <w:szCs w:val="21"/>
        </w:rPr>
      </w:pPr>
      <w:r>
        <w:rPr>
          <w:rFonts w:asciiTheme="minorEastAsia" w:eastAsiaTheme="minorEastAsia" w:hAnsiTheme="minorEastAsia" w:hint="eastAsia"/>
          <w:bCs/>
          <w:szCs w:val="21"/>
        </w:rPr>
        <w:t>由时域结果知，</w:t>
      </w:r>
      <w:r w:rsidRPr="00636337">
        <w:rPr>
          <w:rFonts w:asciiTheme="minorEastAsia" w:eastAsiaTheme="minorEastAsia" w:hAnsiTheme="minorEastAsia" w:hint="eastAsia"/>
          <w:bCs/>
          <w:szCs w:val="21"/>
        </w:rPr>
        <w:t>直接下采样存在严重混叠伪影；</w:t>
      </w:r>
      <w:r w:rsidR="005011B8">
        <w:rPr>
          <w:rFonts w:asciiTheme="minorEastAsia" w:eastAsiaTheme="minorEastAsia" w:hAnsiTheme="minorEastAsia" w:hint="eastAsia"/>
          <w:bCs/>
          <w:szCs w:val="21"/>
        </w:rPr>
        <w:t>σ</w:t>
      </w:r>
      <w:r w:rsidRPr="00636337">
        <w:rPr>
          <w:rFonts w:asciiTheme="minorEastAsia" w:eastAsiaTheme="minorEastAsia" w:hAnsiTheme="minorEastAsia" w:hint="eastAsia"/>
          <w:bCs/>
          <w:szCs w:val="21"/>
        </w:rPr>
        <w:t>=0.5、1.0时滤波不足，混叠残留明显；</w:t>
      </w:r>
      <w:r w:rsidR="005011B8">
        <w:rPr>
          <w:rFonts w:asciiTheme="minorEastAsia" w:eastAsiaTheme="minorEastAsia" w:hAnsiTheme="minorEastAsia" w:hint="eastAsia"/>
          <w:bCs/>
          <w:szCs w:val="21"/>
        </w:rPr>
        <w:t>σ</w:t>
      </w:r>
      <w:r w:rsidRPr="00636337">
        <w:rPr>
          <w:rFonts w:asciiTheme="minorEastAsia" w:eastAsiaTheme="minorEastAsia" w:hAnsiTheme="minorEastAsia" w:hint="eastAsia"/>
          <w:bCs/>
          <w:szCs w:val="21"/>
        </w:rPr>
        <w:t>=4.0时滤波过强，图像过度模糊、细节严重丢失；</w:t>
      </w:r>
      <w:r w:rsidR="005011B8">
        <w:rPr>
          <w:rFonts w:asciiTheme="minorEastAsia" w:eastAsiaTheme="minorEastAsia" w:hAnsiTheme="minorEastAsia" w:hint="eastAsia"/>
          <w:bCs/>
          <w:szCs w:val="21"/>
        </w:rPr>
        <w:t>σ</w:t>
      </w:r>
      <w:r w:rsidRPr="00636337">
        <w:rPr>
          <w:rFonts w:asciiTheme="minorEastAsia" w:eastAsiaTheme="minorEastAsia" w:hAnsiTheme="minorEastAsia" w:hint="eastAsia"/>
          <w:bCs/>
          <w:szCs w:val="21"/>
        </w:rPr>
        <w:t>=2.0时，混叠被有效抑制，同时保留了清晰的环形条纹结构</w:t>
      </w:r>
      <w:r w:rsidRPr="00636337">
        <w:rPr>
          <w:rFonts w:asciiTheme="minorEastAsia" w:eastAsiaTheme="minorEastAsia" w:hAnsiTheme="minorEastAsia" w:hint="eastAsia"/>
          <w:bCs/>
          <w:szCs w:val="21"/>
        </w:rPr>
        <w:t>，</w:t>
      </w:r>
      <w:r w:rsidRPr="00636337">
        <w:rPr>
          <w:rFonts w:asciiTheme="minorEastAsia" w:eastAsiaTheme="minorEastAsia" w:hAnsiTheme="minorEastAsia" w:hint="eastAsia"/>
          <w:bCs/>
          <w:szCs w:val="21"/>
        </w:rPr>
        <w:t>实现了抗混叠与细节保留的最佳平衡。</w:t>
      </w:r>
    </w:p>
    <w:p w14:paraId="2EA09C2B" w14:textId="294C7FB3" w:rsidR="00636337" w:rsidRDefault="00636337" w:rsidP="00FE449B">
      <w:pPr>
        <w:pStyle w:val="a4"/>
        <w:ind w:left="442"/>
        <w:jc w:val="left"/>
        <w:rPr>
          <w:rFonts w:asciiTheme="minorEastAsia" w:eastAsiaTheme="minorEastAsia" w:hAnsiTheme="minorEastAsia"/>
          <w:bCs/>
          <w:szCs w:val="21"/>
        </w:rPr>
      </w:pPr>
      <w:r>
        <w:rPr>
          <w:rFonts w:asciiTheme="minorEastAsia" w:eastAsiaTheme="minorEastAsia" w:hAnsiTheme="minorEastAsia" w:hint="eastAsia"/>
          <w:bCs/>
          <w:szCs w:val="21"/>
        </w:rPr>
        <w:t>从</w:t>
      </w:r>
      <w:r w:rsidRPr="00636337">
        <w:rPr>
          <w:rFonts w:asciiTheme="minorEastAsia" w:eastAsiaTheme="minorEastAsia" w:hAnsiTheme="minorEastAsia" w:hint="eastAsia"/>
          <w:bCs/>
          <w:szCs w:val="21"/>
        </w:rPr>
        <w:t>频域结果</w:t>
      </w:r>
      <w:r>
        <w:rPr>
          <w:rFonts w:asciiTheme="minorEastAsia" w:eastAsiaTheme="minorEastAsia" w:hAnsiTheme="minorEastAsia" w:hint="eastAsia"/>
          <w:bCs/>
          <w:szCs w:val="21"/>
        </w:rPr>
        <w:t>来看，</w:t>
      </w:r>
      <w:r w:rsidR="005011B8">
        <w:rPr>
          <w:rFonts w:asciiTheme="minorEastAsia" w:eastAsiaTheme="minorEastAsia" w:hAnsiTheme="minorEastAsia" w:hint="eastAsia"/>
          <w:bCs/>
          <w:szCs w:val="21"/>
        </w:rPr>
        <w:t>σ</w:t>
      </w:r>
      <w:r w:rsidRPr="00636337">
        <w:rPr>
          <w:rFonts w:asciiTheme="minorEastAsia" w:eastAsiaTheme="minorEastAsia" w:hAnsiTheme="minorEastAsia" w:hint="eastAsia"/>
          <w:bCs/>
          <w:szCs w:val="21"/>
        </w:rPr>
        <w:t>越小，高频分量抑制越弱，频谱中混叠伪影越明显；</w:t>
      </w:r>
      <w:r w:rsidR="005011B8">
        <w:rPr>
          <w:rFonts w:asciiTheme="minorEastAsia" w:eastAsiaTheme="minorEastAsia" w:hAnsiTheme="minorEastAsia" w:hint="eastAsia"/>
          <w:bCs/>
          <w:szCs w:val="21"/>
        </w:rPr>
        <w:t>σ</w:t>
      </w:r>
      <w:r w:rsidRPr="00636337">
        <w:rPr>
          <w:rFonts w:asciiTheme="minorEastAsia" w:eastAsiaTheme="minorEastAsia" w:hAnsiTheme="minorEastAsia" w:hint="eastAsia"/>
          <w:bCs/>
          <w:szCs w:val="21"/>
        </w:rPr>
        <w:t>越大，高频分量抑制越强，频谱能量越集中于低频区域；</w:t>
      </w:r>
      <w:r w:rsidR="005011B8">
        <w:rPr>
          <w:rFonts w:asciiTheme="minorEastAsia" w:eastAsiaTheme="minorEastAsia" w:hAnsiTheme="minorEastAsia" w:hint="eastAsia"/>
          <w:bCs/>
          <w:szCs w:val="21"/>
        </w:rPr>
        <w:t>σ</w:t>
      </w:r>
      <w:r w:rsidRPr="00636337">
        <w:rPr>
          <w:rFonts w:asciiTheme="minorEastAsia" w:eastAsiaTheme="minorEastAsia" w:hAnsiTheme="minorEastAsia" w:hint="eastAsia"/>
          <w:bCs/>
          <w:szCs w:val="21"/>
        </w:rPr>
        <w:t>=0.5：太小，滤波不足，仍有明显混叠</w:t>
      </w:r>
      <w:r>
        <w:rPr>
          <w:rFonts w:asciiTheme="minorEastAsia" w:eastAsiaTheme="minorEastAsia" w:hAnsiTheme="minorEastAsia" w:hint="eastAsia"/>
          <w:bCs/>
          <w:szCs w:val="21"/>
        </w:rPr>
        <w:t>；</w:t>
      </w:r>
      <w:r w:rsidR="005011B8">
        <w:rPr>
          <w:rFonts w:asciiTheme="minorEastAsia" w:eastAsiaTheme="minorEastAsia" w:hAnsiTheme="minorEastAsia" w:hint="eastAsia"/>
          <w:bCs/>
          <w:szCs w:val="21"/>
        </w:rPr>
        <w:t>σ</w:t>
      </w:r>
      <w:r w:rsidRPr="00636337">
        <w:rPr>
          <w:rFonts w:asciiTheme="minorEastAsia" w:eastAsiaTheme="minorEastAsia" w:hAnsiTheme="minorEastAsia" w:hint="eastAsia"/>
          <w:bCs/>
          <w:szCs w:val="21"/>
        </w:rPr>
        <w:t>=1.0：略有改善，但混叠依然存在</w:t>
      </w:r>
      <w:r>
        <w:rPr>
          <w:rFonts w:asciiTheme="minorEastAsia" w:eastAsiaTheme="minorEastAsia" w:hAnsiTheme="minorEastAsia" w:hint="eastAsia"/>
          <w:bCs/>
          <w:szCs w:val="21"/>
        </w:rPr>
        <w:t>；</w:t>
      </w:r>
      <w:r w:rsidR="005011B8">
        <w:rPr>
          <w:rFonts w:asciiTheme="minorEastAsia" w:eastAsiaTheme="minorEastAsia" w:hAnsiTheme="minorEastAsia" w:hint="eastAsia"/>
          <w:bCs/>
          <w:szCs w:val="21"/>
        </w:rPr>
        <w:t>σ</w:t>
      </w:r>
      <w:r w:rsidR="00E82E6C" w:rsidRPr="00636337">
        <w:rPr>
          <w:rFonts w:asciiTheme="minorEastAsia" w:eastAsiaTheme="minorEastAsia" w:hAnsiTheme="minorEastAsia" w:hint="eastAsia"/>
          <w:bCs/>
          <w:szCs w:val="21"/>
        </w:rPr>
        <w:t>=2.0时频谱干净无杂波，既无混叠残留，也未过度压制有效低频分量，</w:t>
      </w:r>
      <w:r w:rsidR="00E82E6C">
        <w:rPr>
          <w:rFonts w:asciiTheme="minorEastAsia" w:eastAsiaTheme="minorEastAsia" w:hAnsiTheme="minorEastAsia" w:hint="eastAsia"/>
          <w:bCs/>
          <w:szCs w:val="21"/>
        </w:rPr>
        <w:t>与</w:t>
      </w:r>
      <w:r w:rsidR="005011B8">
        <w:rPr>
          <w:rFonts w:asciiTheme="minorEastAsia" w:eastAsiaTheme="minorEastAsia" w:hAnsiTheme="minorEastAsia" w:hint="eastAsia"/>
          <w:bCs/>
          <w:szCs w:val="21"/>
        </w:rPr>
        <w:t>σ</w:t>
      </w:r>
      <w:r w:rsidR="00E82E6C" w:rsidRPr="00636337">
        <w:rPr>
          <w:rFonts w:asciiTheme="minorEastAsia" w:eastAsiaTheme="minorEastAsia" w:hAnsiTheme="minorEastAsia" w:hint="eastAsia"/>
          <w:bCs/>
          <w:szCs w:val="21"/>
        </w:rPr>
        <w:t>=</w:t>
      </w:r>
      <w:r w:rsidR="00E82E6C">
        <w:rPr>
          <w:rFonts w:asciiTheme="minorEastAsia" w:eastAsiaTheme="minorEastAsia" w:hAnsiTheme="minorEastAsia" w:hint="eastAsia"/>
          <w:bCs/>
          <w:szCs w:val="21"/>
        </w:rPr>
        <w:t>1.8的结果最接近；</w:t>
      </w:r>
      <w:r w:rsidR="005011B8">
        <w:rPr>
          <w:rFonts w:asciiTheme="minorEastAsia" w:eastAsiaTheme="minorEastAsia" w:hAnsiTheme="minorEastAsia" w:hint="eastAsia"/>
          <w:bCs/>
          <w:szCs w:val="21"/>
        </w:rPr>
        <w:t>σ</w:t>
      </w:r>
      <w:r w:rsidRPr="00636337">
        <w:rPr>
          <w:rFonts w:asciiTheme="minorEastAsia" w:eastAsiaTheme="minorEastAsia" w:hAnsiTheme="minorEastAsia" w:hint="eastAsia"/>
          <w:bCs/>
          <w:szCs w:val="21"/>
        </w:rPr>
        <w:t>=4.0：太大，过度模糊，丢失细节</w:t>
      </w:r>
      <w:r>
        <w:rPr>
          <w:rFonts w:asciiTheme="minorEastAsia" w:eastAsiaTheme="minorEastAsia" w:hAnsiTheme="minorEastAsia" w:hint="eastAsia"/>
          <w:bCs/>
          <w:szCs w:val="21"/>
        </w:rPr>
        <w:t>。</w:t>
      </w:r>
      <w:r w:rsidRPr="00E82E6C">
        <w:rPr>
          <w:rFonts w:asciiTheme="minorEastAsia" w:eastAsiaTheme="minorEastAsia" w:hAnsiTheme="minorEastAsia" w:hint="eastAsia"/>
          <w:bCs/>
          <w:szCs w:val="21"/>
        </w:rPr>
        <w:t>实验验证了</w:t>
      </w:r>
      <w:r w:rsidR="005011B8">
        <w:rPr>
          <w:rFonts w:asciiTheme="minorEastAsia" w:eastAsiaTheme="minorEastAsia" w:hAnsiTheme="minorEastAsia" w:hint="eastAsia"/>
          <w:bCs/>
          <w:szCs w:val="21"/>
        </w:rPr>
        <w:t>σ</w:t>
      </w:r>
      <w:r w:rsidRPr="00E82E6C">
        <w:rPr>
          <w:rFonts w:asciiTheme="minorEastAsia" w:eastAsiaTheme="minorEastAsia" w:hAnsiTheme="minorEastAsia" w:hint="eastAsia"/>
          <w:bCs/>
          <w:szCs w:val="21"/>
        </w:rPr>
        <w:t>≈0.45M经验公式的正确性，</w:t>
      </w:r>
      <w:r w:rsidR="005011B8">
        <w:rPr>
          <w:rFonts w:asciiTheme="minorEastAsia" w:eastAsiaTheme="minorEastAsia" w:hAnsiTheme="minorEastAsia" w:hint="eastAsia"/>
          <w:bCs/>
          <w:szCs w:val="21"/>
        </w:rPr>
        <w:t>σ</w:t>
      </w:r>
      <w:r w:rsidRPr="00E82E6C">
        <w:rPr>
          <w:rFonts w:asciiTheme="minorEastAsia" w:eastAsiaTheme="minorEastAsia" w:hAnsiTheme="minorEastAsia" w:hint="eastAsia"/>
          <w:bCs/>
          <w:szCs w:val="21"/>
        </w:rPr>
        <w:t>过小会导致混叠残留，</w:t>
      </w:r>
      <w:r w:rsidR="005011B8">
        <w:rPr>
          <w:rFonts w:asciiTheme="minorEastAsia" w:eastAsiaTheme="minorEastAsia" w:hAnsiTheme="minorEastAsia" w:hint="eastAsia"/>
          <w:bCs/>
          <w:szCs w:val="21"/>
        </w:rPr>
        <w:t>σ</w:t>
      </w:r>
      <w:r w:rsidRPr="00E82E6C">
        <w:rPr>
          <w:rFonts w:asciiTheme="minorEastAsia" w:eastAsiaTheme="minorEastAsia" w:hAnsiTheme="minorEastAsia" w:hint="eastAsia"/>
          <w:bCs/>
          <w:szCs w:val="21"/>
        </w:rPr>
        <w:t>过大会造成细节丢失，仅在理论最优值附近可实现下采样效果的最优平衡。</w:t>
      </w:r>
    </w:p>
    <w:p w14:paraId="7FEA2A36" w14:textId="3703D3D5" w:rsidR="00E82E6C" w:rsidRPr="00E82E6C" w:rsidRDefault="00E82E6C" w:rsidP="00E82E6C">
      <w:pPr>
        <w:pStyle w:val="a4"/>
        <w:numPr>
          <w:ilvl w:val="0"/>
          <w:numId w:val="2"/>
        </w:numPr>
        <w:spacing w:line="360" w:lineRule="auto"/>
        <w:ind w:firstLineChars="0"/>
        <w:jc w:val="left"/>
        <w:rPr>
          <w:rFonts w:asciiTheme="minorEastAsia" w:eastAsiaTheme="minorEastAsia" w:hAnsiTheme="minorEastAsia"/>
          <w:b/>
          <w:szCs w:val="21"/>
        </w:rPr>
      </w:pPr>
      <w:r w:rsidRPr="00E82E6C">
        <w:rPr>
          <w:rFonts w:asciiTheme="minorEastAsia" w:eastAsiaTheme="minorEastAsia" w:hAnsiTheme="minorEastAsia" w:hint="eastAsia"/>
          <w:b/>
          <w:szCs w:val="21"/>
        </w:rPr>
        <w:lastRenderedPageBreak/>
        <w:t>第三部分：自适应下采样</w:t>
      </w:r>
    </w:p>
    <w:p w14:paraId="2C0D87CD" w14:textId="3B36B684" w:rsidR="00E82E6C" w:rsidRDefault="00E82E6C" w:rsidP="00E82E6C">
      <w:pPr>
        <w:pStyle w:val="a4"/>
        <w:ind w:left="440" w:firstLineChars="0" w:firstLine="0"/>
        <w:jc w:val="left"/>
        <w:rPr>
          <w:rFonts w:asciiTheme="minorEastAsia" w:eastAsiaTheme="minorEastAsia" w:hAnsiTheme="minorEastAsia"/>
          <w:bCs/>
          <w:szCs w:val="21"/>
        </w:rPr>
      </w:pPr>
      <w:r>
        <w:rPr>
          <w:rFonts w:asciiTheme="minorEastAsia" w:eastAsiaTheme="minorEastAsia" w:hAnsiTheme="minorEastAsia" w:hint="eastAsia"/>
          <w:bCs/>
          <w:noProof/>
          <w:szCs w:val="21"/>
        </w:rPr>
        <w:drawing>
          <wp:inline distT="0" distB="0" distL="0" distR="0" wp14:anchorId="3D04AEB6" wp14:editId="193236AB">
            <wp:extent cx="4572022" cy="2899211"/>
            <wp:effectExtent l="0" t="0" r="0" b="0"/>
            <wp:docPr id="206915629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56295" name="图片 20691562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384" cy="290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0270" w14:textId="0442D134" w:rsidR="00FE449B" w:rsidRPr="00755370" w:rsidRDefault="00FE449B" w:rsidP="00755370">
      <w:pPr>
        <w:pStyle w:val="a4"/>
        <w:ind w:left="440" w:firstLineChars="0" w:firstLine="0"/>
        <w:jc w:val="center"/>
        <w:rPr>
          <w:rFonts w:asciiTheme="minorEastAsia" w:eastAsiaTheme="minorEastAsia" w:hAnsiTheme="minorEastAsia" w:hint="eastAsia"/>
          <w:bCs/>
          <w:szCs w:val="21"/>
        </w:rPr>
      </w:pPr>
      <w:r>
        <w:rPr>
          <w:rFonts w:asciiTheme="minorEastAsia" w:eastAsiaTheme="minorEastAsia" w:hAnsiTheme="minorEastAsia" w:hint="eastAsia"/>
          <w:bCs/>
          <w:szCs w:val="21"/>
        </w:rPr>
        <w:t>原图、</w:t>
      </w:r>
      <w:proofErr w:type="gramStart"/>
      <w:r>
        <w:rPr>
          <w:rFonts w:asciiTheme="minorEastAsia" w:eastAsiaTheme="minorEastAsia" w:hAnsiTheme="minorEastAsia" w:hint="eastAsia"/>
          <w:bCs/>
          <w:szCs w:val="21"/>
        </w:rPr>
        <w:t>固定</w:t>
      </w:r>
      <w:r w:rsidR="005011B8">
        <w:rPr>
          <w:rFonts w:asciiTheme="minorEastAsia" w:eastAsiaTheme="minorEastAsia" w:hAnsiTheme="minorEastAsia" w:hint="eastAsia"/>
          <w:bCs/>
          <w:szCs w:val="21"/>
        </w:rPr>
        <w:t>σ</w:t>
      </w:r>
      <w:proofErr w:type="gramEnd"/>
      <w:r>
        <w:rPr>
          <w:rFonts w:asciiTheme="minorEastAsia" w:eastAsiaTheme="minorEastAsia" w:hAnsiTheme="minorEastAsia" w:hint="eastAsia"/>
          <w:bCs/>
          <w:szCs w:val="21"/>
        </w:rPr>
        <w:t>=1.8和自适应参数下采样图与其</w:t>
      </w:r>
      <w:r w:rsidR="00755370">
        <w:rPr>
          <w:rFonts w:asciiTheme="minorEastAsia" w:eastAsiaTheme="minorEastAsia" w:hAnsiTheme="minorEastAsia" w:hint="eastAsia"/>
          <w:bCs/>
          <w:szCs w:val="21"/>
        </w:rPr>
        <w:t>误差图</w:t>
      </w:r>
    </w:p>
    <w:p w14:paraId="270D4230" w14:textId="79144826" w:rsidR="00755370" w:rsidRDefault="00755370" w:rsidP="00755370">
      <w:pPr>
        <w:pStyle w:val="a4"/>
        <w:wordWrap w:val="0"/>
        <w:ind w:left="442"/>
        <w:jc w:val="left"/>
        <w:rPr>
          <w:rFonts w:asciiTheme="minorEastAsia" w:eastAsiaTheme="minorEastAsia" w:hAnsiTheme="minorEastAsia"/>
          <w:bCs/>
          <w:szCs w:val="21"/>
        </w:rPr>
      </w:pPr>
      <w:proofErr w:type="spellStart"/>
      <w:r w:rsidRPr="00755370">
        <w:rPr>
          <w:rFonts w:asciiTheme="minorEastAsia" w:eastAsiaTheme="minorEastAsia" w:hAnsiTheme="minorEastAsia" w:hint="eastAsia"/>
          <w:bCs/>
          <w:szCs w:val="21"/>
        </w:rPr>
        <w:t>LocalMmap</w:t>
      </w:r>
      <w:proofErr w:type="spellEnd"/>
      <w:r w:rsidRPr="00755370">
        <w:rPr>
          <w:rFonts w:asciiTheme="minorEastAsia" w:eastAsiaTheme="minorEastAsia" w:hAnsiTheme="minorEastAsia" w:hint="eastAsia"/>
          <w:bCs/>
          <w:szCs w:val="21"/>
        </w:rPr>
        <w:t>显示中心高梯度区域M值小</w:t>
      </w:r>
      <w:r>
        <w:rPr>
          <w:rFonts w:asciiTheme="minorEastAsia" w:eastAsiaTheme="minorEastAsia" w:hAnsiTheme="minorEastAsia" w:hint="eastAsia"/>
          <w:bCs/>
          <w:szCs w:val="21"/>
        </w:rPr>
        <w:t>，对应</w:t>
      </w:r>
      <w:r w:rsidR="005011B8">
        <w:rPr>
          <w:rFonts w:asciiTheme="minorEastAsia" w:eastAsiaTheme="minorEastAsia" w:hAnsiTheme="minorEastAsia" w:hint="eastAsia"/>
          <w:bCs/>
          <w:szCs w:val="21"/>
        </w:rPr>
        <w:t>σ</w:t>
      </w:r>
      <w:r>
        <w:rPr>
          <w:rFonts w:asciiTheme="minorEastAsia" w:eastAsiaTheme="minorEastAsia" w:hAnsiTheme="minorEastAsia" w:hint="eastAsia"/>
          <w:bCs/>
          <w:szCs w:val="21"/>
        </w:rPr>
        <w:t>应</w:t>
      </w:r>
      <w:r w:rsidRPr="00755370">
        <w:rPr>
          <w:rFonts w:asciiTheme="minorEastAsia" w:eastAsiaTheme="minorEastAsia" w:hAnsiTheme="minorEastAsia" w:hint="eastAsia"/>
          <w:bCs/>
          <w:szCs w:val="21"/>
        </w:rPr>
        <w:t>小，弱滤波保细节，边缘低梯度区域M值大</w:t>
      </w:r>
      <w:r>
        <w:rPr>
          <w:rFonts w:asciiTheme="minorEastAsia" w:eastAsiaTheme="minorEastAsia" w:hAnsiTheme="minorEastAsia" w:hint="eastAsia"/>
          <w:bCs/>
          <w:szCs w:val="21"/>
        </w:rPr>
        <w:t>，对应</w:t>
      </w:r>
      <w:r w:rsidR="005011B8">
        <w:rPr>
          <w:rFonts w:asciiTheme="minorEastAsia" w:eastAsiaTheme="minorEastAsia" w:hAnsiTheme="minorEastAsia" w:hint="eastAsia"/>
          <w:bCs/>
          <w:szCs w:val="21"/>
        </w:rPr>
        <w:t>σ</w:t>
      </w:r>
      <w:r w:rsidRPr="00755370">
        <w:rPr>
          <w:rFonts w:asciiTheme="minorEastAsia" w:eastAsiaTheme="minorEastAsia" w:hAnsiTheme="minorEastAsia" w:hint="eastAsia"/>
          <w:bCs/>
          <w:szCs w:val="21"/>
        </w:rPr>
        <w:t>大，强滤波抗混叠</w:t>
      </w:r>
      <w:r>
        <w:rPr>
          <w:rFonts w:asciiTheme="minorEastAsia" w:eastAsiaTheme="minorEastAsia" w:hAnsiTheme="minorEastAsia" w:hint="eastAsia"/>
          <w:bCs/>
          <w:szCs w:val="21"/>
        </w:rPr>
        <w:t>。</w:t>
      </w:r>
      <w:proofErr w:type="gramStart"/>
      <w:r w:rsidRPr="00755370">
        <w:rPr>
          <w:rFonts w:asciiTheme="minorEastAsia" w:eastAsiaTheme="minorEastAsia" w:hAnsiTheme="minorEastAsia" w:hint="eastAsia"/>
          <w:bCs/>
          <w:szCs w:val="21"/>
        </w:rPr>
        <w:t>固定</w:t>
      </w:r>
      <w:r w:rsidR="005011B8">
        <w:rPr>
          <w:rFonts w:asciiTheme="minorEastAsia" w:eastAsiaTheme="minorEastAsia" w:hAnsiTheme="minorEastAsia" w:hint="eastAsia"/>
          <w:bCs/>
          <w:szCs w:val="21"/>
        </w:rPr>
        <w:t>σ</w:t>
      </w:r>
      <w:proofErr w:type="gramEnd"/>
      <w:r w:rsidRPr="00755370">
        <w:rPr>
          <w:rFonts w:asciiTheme="minorEastAsia" w:eastAsiaTheme="minorEastAsia" w:hAnsiTheme="minorEastAsia" w:hint="eastAsia"/>
          <w:bCs/>
          <w:szCs w:val="21"/>
        </w:rPr>
        <w:t>下采样在边缘区域过度模糊、细节丢失严重；自适应</w:t>
      </w:r>
      <w:r w:rsidR="005011B8">
        <w:rPr>
          <w:rFonts w:asciiTheme="minorEastAsia" w:eastAsiaTheme="minorEastAsia" w:hAnsiTheme="minorEastAsia" w:hint="eastAsia"/>
          <w:bCs/>
          <w:szCs w:val="21"/>
        </w:rPr>
        <w:t>σ</w:t>
      </w:r>
      <w:r w:rsidRPr="00755370">
        <w:rPr>
          <w:rFonts w:asciiTheme="minorEastAsia" w:eastAsiaTheme="minorEastAsia" w:hAnsiTheme="minorEastAsia" w:hint="eastAsia"/>
          <w:bCs/>
          <w:szCs w:val="21"/>
        </w:rPr>
        <w:t>下采样在边缘保留了更清晰的环形条纹，中心区域无混叠，兼顾了抗混叠与细节保留。</w:t>
      </w:r>
      <w:r>
        <w:rPr>
          <w:rFonts w:asciiTheme="minorEastAsia" w:eastAsiaTheme="minorEastAsia" w:hAnsiTheme="minorEastAsia" w:hint="eastAsia"/>
          <w:bCs/>
          <w:szCs w:val="21"/>
        </w:rPr>
        <w:t>从</w:t>
      </w:r>
      <w:r w:rsidRPr="00755370">
        <w:rPr>
          <w:rFonts w:asciiTheme="minorEastAsia" w:eastAsiaTheme="minorEastAsia" w:hAnsiTheme="minorEastAsia" w:hint="eastAsia"/>
          <w:bCs/>
          <w:szCs w:val="21"/>
        </w:rPr>
        <w:t>误差量化对比</w:t>
      </w:r>
      <w:r>
        <w:rPr>
          <w:rFonts w:asciiTheme="minorEastAsia" w:eastAsiaTheme="minorEastAsia" w:hAnsiTheme="minorEastAsia" w:hint="eastAsia"/>
          <w:bCs/>
          <w:szCs w:val="21"/>
        </w:rPr>
        <w:t>来看，</w:t>
      </w:r>
      <w:r w:rsidRPr="00755370">
        <w:rPr>
          <w:rFonts w:asciiTheme="minorEastAsia" w:eastAsiaTheme="minorEastAsia" w:hAnsiTheme="minorEastAsia" w:hint="eastAsia"/>
          <w:bCs/>
          <w:szCs w:val="21"/>
        </w:rPr>
        <w:t>自适应方法的误差</w:t>
      </w:r>
      <w:proofErr w:type="gramStart"/>
      <w:r w:rsidRPr="00755370">
        <w:rPr>
          <w:rFonts w:asciiTheme="minorEastAsia" w:eastAsiaTheme="minorEastAsia" w:hAnsiTheme="minorEastAsia" w:hint="eastAsia"/>
          <w:bCs/>
          <w:szCs w:val="21"/>
        </w:rPr>
        <w:t>图整体</w:t>
      </w:r>
      <w:proofErr w:type="gramEnd"/>
      <w:r w:rsidRPr="00755370">
        <w:rPr>
          <w:rFonts w:asciiTheme="minorEastAsia" w:eastAsiaTheme="minorEastAsia" w:hAnsiTheme="minorEastAsia" w:hint="eastAsia"/>
          <w:bCs/>
          <w:szCs w:val="21"/>
        </w:rPr>
        <w:t>误差更小、分布更均匀，边缘高误差区域显著减少，</w:t>
      </w:r>
      <w:r w:rsidRPr="00755370">
        <w:rPr>
          <w:rFonts w:asciiTheme="minorEastAsia" w:eastAsiaTheme="minorEastAsia" w:hAnsiTheme="minorEastAsia"/>
          <w:bCs/>
          <w:szCs w:val="21"/>
        </w:rPr>
        <w:t>在量化误差上显著低于</w:t>
      </w:r>
      <w:proofErr w:type="gramStart"/>
      <w:r w:rsidRPr="00755370">
        <w:rPr>
          <w:rFonts w:asciiTheme="minorEastAsia" w:eastAsiaTheme="minorEastAsia" w:hAnsiTheme="minorEastAsia"/>
          <w:bCs/>
          <w:szCs w:val="21"/>
        </w:rPr>
        <w:t>固定</w:t>
      </w:r>
      <w:r w:rsidR="005011B8">
        <w:rPr>
          <w:rFonts w:asciiTheme="minorEastAsia" w:eastAsiaTheme="minorEastAsia" w:hAnsiTheme="minorEastAsia"/>
          <w:bCs/>
          <w:szCs w:val="21"/>
        </w:rPr>
        <w:t>σ</w:t>
      </w:r>
      <w:proofErr w:type="gramEnd"/>
      <w:r w:rsidRPr="00755370">
        <w:rPr>
          <w:rFonts w:asciiTheme="minorEastAsia" w:eastAsiaTheme="minorEastAsia" w:hAnsiTheme="minorEastAsia"/>
          <w:bCs/>
          <w:szCs w:val="21"/>
        </w:rPr>
        <w:t>方案</w:t>
      </w:r>
      <w:r w:rsidRPr="00755370">
        <w:rPr>
          <w:rFonts w:asciiTheme="minorEastAsia" w:eastAsiaTheme="minorEastAsia" w:hAnsiTheme="minorEastAsia" w:hint="eastAsia"/>
          <w:bCs/>
          <w:szCs w:val="21"/>
        </w:rPr>
        <w:t>，</w:t>
      </w:r>
      <w:r>
        <w:rPr>
          <w:rFonts w:asciiTheme="minorEastAsia" w:eastAsiaTheme="minorEastAsia" w:hAnsiTheme="minorEastAsia" w:hint="eastAsia"/>
          <w:bCs/>
          <w:szCs w:val="21"/>
        </w:rPr>
        <w:t>因而</w:t>
      </w:r>
      <w:r w:rsidRPr="00755370">
        <w:rPr>
          <w:rFonts w:asciiTheme="minorEastAsia" w:eastAsiaTheme="minorEastAsia" w:hAnsiTheme="minorEastAsia" w:hint="eastAsia"/>
          <w:bCs/>
          <w:szCs w:val="21"/>
        </w:rPr>
        <w:t>自适应下采样的重建精度优于全图统一下采样方案。</w:t>
      </w:r>
      <w:r w:rsidRPr="00755370">
        <w:rPr>
          <w:rFonts w:asciiTheme="minorEastAsia" w:eastAsiaTheme="minorEastAsia" w:hAnsiTheme="minorEastAsia"/>
          <w:bCs/>
          <w:szCs w:val="21"/>
        </w:rPr>
        <w:t>这证明了基于梯度的局部M值估计能够动态调整滤波强度，在全图范围内实现了更低的重建误差与更优的视觉效果。</w:t>
      </w:r>
    </w:p>
    <w:p w14:paraId="207C16BC" w14:textId="66C401C2" w:rsidR="003E4C9D" w:rsidRPr="00F9361E" w:rsidRDefault="00F9361E" w:rsidP="00F9361E">
      <w:pPr>
        <w:numPr>
          <w:ilvl w:val="0"/>
          <w:numId w:val="1"/>
        </w:numPr>
        <w:spacing w:line="360" w:lineRule="auto"/>
        <w:rPr>
          <w:rFonts w:hint="eastAsia"/>
          <w:b/>
          <w:sz w:val="28"/>
          <w:szCs w:val="28"/>
        </w:rPr>
      </w:pPr>
      <w:r w:rsidRPr="00F9361E">
        <w:rPr>
          <w:rFonts w:hint="eastAsia"/>
          <w:b/>
          <w:sz w:val="28"/>
          <w:szCs w:val="28"/>
        </w:rPr>
        <w:t>实验结论</w:t>
      </w:r>
    </w:p>
    <w:p w14:paraId="4B4EEE81" w14:textId="556DF843" w:rsidR="005B6D46" w:rsidRPr="00811D01" w:rsidRDefault="003E4C9D" w:rsidP="00811D01">
      <w:pPr>
        <w:pStyle w:val="a4"/>
        <w:ind w:left="440"/>
        <w:jc w:val="left"/>
        <w:rPr>
          <w:rFonts w:asciiTheme="minorEastAsia" w:eastAsiaTheme="minorEastAsia" w:hAnsiTheme="minorEastAsia" w:hint="eastAsia"/>
          <w:bCs/>
          <w:szCs w:val="21"/>
        </w:rPr>
      </w:pPr>
      <w:r>
        <w:rPr>
          <w:rFonts w:asciiTheme="minorEastAsia" w:eastAsiaTheme="minorEastAsia" w:hAnsiTheme="minorEastAsia" w:hint="eastAsia"/>
          <w:bCs/>
          <w:szCs w:val="21"/>
        </w:rPr>
        <w:t>此次</w:t>
      </w:r>
      <w:r w:rsidRPr="003E4C9D">
        <w:rPr>
          <w:rFonts w:asciiTheme="minorEastAsia" w:eastAsiaTheme="minorEastAsia" w:hAnsiTheme="minorEastAsia"/>
          <w:bCs/>
          <w:szCs w:val="21"/>
        </w:rPr>
        <w:t>实验验证了下</w:t>
      </w:r>
      <w:proofErr w:type="gramStart"/>
      <w:r w:rsidRPr="003E4C9D">
        <w:rPr>
          <w:rFonts w:asciiTheme="minorEastAsia" w:eastAsiaTheme="minorEastAsia" w:hAnsiTheme="minorEastAsia"/>
          <w:bCs/>
          <w:szCs w:val="21"/>
        </w:rPr>
        <w:t>采样前抗混叠</w:t>
      </w:r>
      <w:proofErr w:type="gramEnd"/>
      <w:r w:rsidRPr="003E4C9D">
        <w:rPr>
          <w:rFonts w:asciiTheme="minorEastAsia" w:eastAsiaTheme="minorEastAsia" w:hAnsiTheme="minorEastAsia"/>
          <w:bCs/>
          <w:szCs w:val="21"/>
        </w:rPr>
        <w:t xml:space="preserve">滤波的必要性，确认了 </w:t>
      </w:r>
      <w:r w:rsidR="005011B8">
        <w:rPr>
          <w:rFonts w:asciiTheme="minorEastAsia" w:eastAsiaTheme="minorEastAsia" w:hAnsiTheme="minorEastAsia"/>
          <w:bCs/>
          <w:szCs w:val="21"/>
        </w:rPr>
        <w:t>σ</w:t>
      </w:r>
      <w:r w:rsidRPr="003E4C9D">
        <w:rPr>
          <w:rFonts w:asciiTheme="minorEastAsia" w:eastAsiaTheme="minorEastAsia" w:hAnsiTheme="minorEastAsia"/>
          <w:bCs/>
          <w:szCs w:val="21"/>
        </w:rPr>
        <w:t>≈0.45M 经验公式的正确性，提出的基于梯度的自适应下采样方案，相比统一下采样在保留细节的同时有效抑制混叠，误差更小、效果更优，同时验证了梯度法估计局部频率的可靠性，为图像下采样提供了优化方案。</w:t>
      </w:r>
    </w:p>
    <w:sectPr w:rsidR="005B6D46" w:rsidRPr="00811D0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ABC"/>
    <w:multiLevelType w:val="hybridMultilevel"/>
    <w:tmpl w:val="4D6EDB52"/>
    <w:lvl w:ilvl="0" w:tplc="04090001">
      <w:start w:val="1"/>
      <w:numFmt w:val="bullet"/>
      <w:lvlText w:val=""/>
      <w:lvlJc w:val="left"/>
      <w:pPr>
        <w:ind w:left="88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1" w:hanging="440"/>
      </w:pPr>
      <w:rPr>
        <w:rFonts w:ascii="Wingdings" w:hAnsi="Wingdings" w:hint="default"/>
      </w:rPr>
    </w:lvl>
  </w:abstractNum>
  <w:abstractNum w:abstractNumId="1" w15:restartNumberingAfterBreak="0">
    <w:nsid w:val="017D4803"/>
    <w:multiLevelType w:val="multilevel"/>
    <w:tmpl w:val="017D4803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60" w:hanging="44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280" w:hanging="440"/>
      </w:pPr>
      <w:rPr>
        <w:rFonts w:hint="eastAsia"/>
        <w:b/>
        <w:bCs w:val="0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390631"/>
    <w:multiLevelType w:val="hybridMultilevel"/>
    <w:tmpl w:val="59CC6EFE"/>
    <w:lvl w:ilvl="0" w:tplc="04090001">
      <w:start w:val="1"/>
      <w:numFmt w:val="bullet"/>
      <w:lvlText w:val=""/>
      <w:lvlJc w:val="left"/>
      <w:pPr>
        <w:ind w:left="8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2" w:hanging="440"/>
      </w:pPr>
      <w:rPr>
        <w:rFonts w:ascii="Wingdings" w:hAnsi="Wingdings" w:hint="default"/>
      </w:rPr>
    </w:lvl>
  </w:abstractNum>
  <w:abstractNum w:abstractNumId="3" w15:restartNumberingAfterBreak="0">
    <w:nsid w:val="0FBA770A"/>
    <w:multiLevelType w:val="hybridMultilevel"/>
    <w:tmpl w:val="16D2FE8A"/>
    <w:lvl w:ilvl="0" w:tplc="7F020F34">
      <w:start w:val="1"/>
      <w:numFmt w:val="decimal"/>
      <w:lvlText w:val="（%1）"/>
      <w:lvlJc w:val="left"/>
      <w:pPr>
        <w:ind w:left="882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2" w:hanging="440"/>
      </w:pPr>
    </w:lvl>
    <w:lvl w:ilvl="2" w:tplc="0409001B" w:tentative="1">
      <w:start w:val="1"/>
      <w:numFmt w:val="lowerRoman"/>
      <w:lvlText w:val="%3."/>
      <w:lvlJc w:val="right"/>
      <w:pPr>
        <w:ind w:left="1762" w:hanging="440"/>
      </w:pPr>
    </w:lvl>
    <w:lvl w:ilvl="3" w:tplc="0409000F" w:tentative="1">
      <w:start w:val="1"/>
      <w:numFmt w:val="decimal"/>
      <w:lvlText w:val="%4."/>
      <w:lvlJc w:val="left"/>
      <w:pPr>
        <w:ind w:left="2202" w:hanging="440"/>
      </w:pPr>
    </w:lvl>
    <w:lvl w:ilvl="4" w:tplc="04090019" w:tentative="1">
      <w:start w:val="1"/>
      <w:numFmt w:val="lowerLetter"/>
      <w:lvlText w:val="%5)"/>
      <w:lvlJc w:val="left"/>
      <w:pPr>
        <w:ind w:left="2642" w:hanging="440"/>
      </w:pPr>
    </w:lvl>
    <w:lvl w:ilvl="5" w:tplc="0409001B" w:tentative="1">
      <w:start w:val="1"/>
      <w:numFmt w:val="lowerRoman"/>
      <w:lvlText w:val="%6."/>
      <w:lvlJc w:val="right"/>
      <w:pPr>
        <w:ind w:left="3082" w:hanging="440"/>
      </w:pPr>
    </w:lvl>
    <w:lvl w:ilvl="6" w:tplc="0409000F" w:tentative="1">
      <w:start w:val="1"/>
      <w:numFmt w:val="decimal"/>
      <w:lvlText w:val="%7."/>
      <w:lvlJc w:val="left"/>
      <w:pPr>
        <w:ind w:left="3522" w:hanging="440"/>
      </w:pPr>
    </w:lvl>
    <w:lvl w:ilvl="7" w:tplc="04090019" w:tentative="1">
      <w:start w:val="1"/>
      <w:numFmt w:val="lowerLetter"/>
      <w:lvlText w:val="%8)"/>
      <w:lvlJc w:val="left"/>
      <w:pPr>
        <w:ind w:left="3962" w:hanging="440"/>
      </w:pPr>
    </w:lvl>
    <w:lvl w:ilvl="8" w:tplc="0409001B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4" w15:restartNumberingAfterBreak="0">
    <w:nsid w:val="12D93DBF"/>
    <w:multiLevelType w:val="hybridMultilevel"/>
    <w:tmpl w:val="EEDE584C"/>
    <w:lvl w:ilvl="0" w:tplc="118A624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FEE1975"/>
    <w:multiLevelType w:val="hybridMultilevel"/>
    <w:tmpl w:val="82625B18"/>
    <w:lvl w:ilvl="0" w:tplc="7F020F34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04F31C2"/>
    <w:multiLevelType w:val="hybridMultilevel"/>
    <w:tmpl w:val="14A69254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79829D6"/>
    <w:multiLevelType w:val="multilevel"/>
    <w:tmpl w:val="7DEE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77FD6"/>
    <w:multiLevelType w:val="multilevel"/>
    <w:tmpl w:val="2D82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9068A"/>
    <w:multiLevelType w:val="hybridMultilevel"/>
    <w:tmpl w:val="AEA44D70"/>
    <w:lvl w:ilvl="0" w:tplc="9A2AA1CA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29D424E"/>
    <w:multiLevelType w:val="hybridMultilevel"/>
    <w:tmpl w:val="EEDE584C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782134F"/>
    <w:multiLevelType w:val="hybridMultilevel"/>
    <w:tmpl w:val="8960C316"/>
    <w:lvl w:ilvl="0" w:tplc="7F020F34">
      <w:start w:val="1"/>
      <w:numFmt w:val="decimal"/>
      <w:lvlText w:val="（%1）"/>
      <w:lvlJc w:val="left"/>
      <w:pPr>
        <w:ind w:left="882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2" w:hanging="440"/>
      </w:pPr>
    </w:lvl>
    <w:lvl w:ilvl="2" w:tplc="0409001B" w:tentative="1">
      <w:start w:val="1"/>
      <w:numFmt w:val="lowerRoman"/>
      <w:lvlText w:val="%3."/>
      <w:lvlJc w:val="right"/>
      <w:pPr>
        <w:ind w:left="1762" w:hanging="440"/>
      </w:pPr>
    </w:lvl>
    <w:lvl w:ilvl="3" w:tplc="0409000F" w:tentative="1">
      <w:start w:val="1"/>
      <w:numFmt w:val="decimal"/>
      <w:lvlText w:val="%4."/>
      <w:lvlJc w:val="left"/>
      <w:pPr>
        <w:ind w:left="2202" w:hanging="440"/>
      </w:pPr>
    </w:lvl>
    <w:lvl w:ilvl="4" w:tplc="04090019" w:tentative="1">
      <w:start w:val="1"/>
      <w:numFmt w:val="lowerLetter"/>
      <w:lvlText w:val="%5)"/>
      <w:lvlJc w:val="left"/>
      <w:pPr>
        <w:ind w:left="2642" w:hanging="440"/>
      </w:pPr>
    </w:lvl>
    <w:lvl w:ilvl="5" w:tplc="0409001B" w:tentative="1">
      <w:start w:val="1"/>
      <w:numFmt w:val="lowerRoman"/>
      <w:lvlText w:val="%6."/>
      <w:lvlJc w:val="right"/>
      <w:pPr>
        <w:ind w:left="3082" w:hanging="440"/>
      </w:pPr>
    </w:lvl>
    <w:lvl w:ilvl="6" w:tplc="0409000F" w:tentative="1">
      <w:start w:val="1"/>
      <w:numFmt w:val="decimal"/>
      <w:lvlText w:val="%7."/>
      <w:lvlJc w:val="left"/>
      <w:pPr>
        <w:ind w:left="3522" w:hanging="440"/>
      </w:pPr>
    </w:lvl>
    <w:lvl w:ilvl="7" w:tplc="04090019" w:tentative="1">
      <w:start w:val="1"/>
      <w:numFmt w:val="lowerLetter"/>
      <w:lvlText w:val="%8)"/>
      <w:lvlJc w:val="left"/>
      <w:pPr>
        <w:ind w:left="3962" w:hanging="440"/>
      </w:pPr>
    </w:lvl>
    <w:lvl w:ilvl="8" w:tplc="0409001B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12" w15:restartNumberingAfterBreak="0">
    <w:nsid w:val="5345333C"/>
    <w:multiLevelType w:val="hybridMultilevel"/>
    <w:tmpl w:val="9F144B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5026B07"/>
    <w:multiLevelType w:val="hybridMultilevel"/>
    <w:tmpl w:val="97AAFB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71922C8"/>
    <w:multiLevelType w:val="hybridMultilevel"/>
    <w:tmpl w:val="BAFE4AAC"/>
    <w:lvl w:ilvl="0" w:tplc="118A624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4735DEF"/>
    <w:multiLevelType w:val="hybridMultilevel"/>
    <w:tmpl w:val="EC9A8098"/>
    <w:lvl w:ilvl="0" w:tplc="118A624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E673832"/>
    <w:multiLevelType w:val="hybridMultilevel"/>
    <w:tmpl w:val="7CA8BB68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85075C8"/>
    <w:multiLevelType w:val="hybridMultilevel"/>
    <w:tmpl w:val="0B0078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B0B18DD"/>
    <w:multiLevelType w:val="multilevel"/>
    <w:tmpl w:val="2F3C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269908">
    <w:abstractNumId w:val="1"/>
  </w:num>
  <w:num w:numId="2" w16cid:durableId="1935934605">
    <w:abstractNumId w:val="14"/>
  </w:num>
  <w:num w:numId="3" w16cid:durableId="1195384559">
    <w:abstractNumId w:val="15"/>
  </w:num>
  <w:num w:numId="4" w16cid:durableId="421995240">
    <w:abstractNumId w:val="9"/>
  </w:num>
  <w:num w:numId="5" w16cid:durableId="2064020588">
    <w:abstractNumId w:val="4"/>
  </w:num>
  <w:num w:numId="6" w16cid:durableId="1081369879">
    <w:abstractNumId w:val="17"/>
  </w:num>
  <w:num w:numId="7" w16cid:durableId="389502202">
    <w:abstractNumId w:val="12"/>
  </w:num>
  <w:num w:numId="8" w16cid:durableId="951520735">
    <w:abstractNumId w:val="13"/>
  </w:num>
  <w:num w:numId="9" w16cid:durableId="495000947">
    <w:abstractNumId w:val="0"/>
  </w:num>
  <w:num w:numId="10" w16cid:durableId="822309432">
    <w:abstractNumId w:val="2"/>
  </w:num>
  <w:num w:numId="11" w16cid:durableId="263458409">
    <w:abstractNumId w:val="8"/>
  </w:num>
  <w:num w:numId="12" w16cid:durableId="1063214650">
    <w:abstractNumId w:val="18"/>
  </w:num>
  <w:num w:numId="13" w16cid:durableId="1407649217">
    <w:abstractNumId w:val="7"/>
  </w:num>
  <w:num w:numId="14" w16cid:durableId="423500966">
    <w:abstractNumId w:val="16"/>
  </w:num>
  <w:num w:numId="15" w16cid:durableId="1239052363">
    <w:abstractNumId w:val="11"/>
  </w:num>
  <w:num w:numId="16" w16cid:durableId="231699380">
    <w:abstractNumId w:val="6"/>
  </w:num>
  <w:num w:numId="17" w16cid:durableId="652879230">
    <w:abstractNumId w:val="3"/>
  </w:num>
  <w:num w:numId="18" w16cid:durableId="1760251700">
    <w:abstractNumId w:val="10"/>
  </w:num>
  <w:num w:numId="19" w16cid:durableId="1705014494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256132"/>
    <w:rsid w:val="00045AF5"/>
    <w:rsid w:val="00051B66"/>
    <w:rsid w:val="0006613A"/>
    <w:rsid w:val="00090DAE"/>
    <w:rsid w:val="000F3A64"/>
    <w:rsid w:val="00111604"/>
    <w:rsid w:val="00125E1E"/>
    <w:rsid w:val="001427C0"/>
    <w:rsid w:val="001B18BA"/>
    <w:rsid w:val="00222BD7"/>
    <w:rsid w:val="00297520"/>
    <w:rsid w:val="002A0E40"/>
    <w:rsid w:val="002B1A7F"/>
    <w:rsid w:val="002E5BBE"/>
    <w:rsid w:val="003A73E0"/>
    <w:rsid w:val="003E4C9D"/>
    <w:rsid w:val="003E70CF"/>
    <w:rsid w:val="00404727"/>
    <w:rsid w:val="005011B8"/>
    <w:rsid w:val="0059294B"/>
    <w:rsid w:val="005B12E1"/>
    <w:rsid w:val="005B6D46"/>
    <w:rsid w:val="005C1770"/>
    <w:rsid w:val="00636337"/>
    <w:rsid w:val="00755370"/>
    <w:rsid w:val="00811D01"/>
    <w:rsid w:val="00874BD1"/>
    <w:rsid w:val="008B5DAF"/>
    <w:rsid w:val="00991B24"/>
    <w:rsid w:val="009C39B7"/>
    <w:rsid w:val="009F4685"/>
    <w:rsid w:val="00A557A0"/>
    <w:rsid w:val="00A63F48"/>
    <w:rsid w:val="00AA0F04"/>
    <w:rsid w:val="00B75120"/>
    <w:rsid w:val="00C22F8B"/>
    <w:rsid w:val="00CC1BA1"/>
    <w:rsid w:val="00CD1BB4"/>
    <w:rsid w:val="00CF7541"/>
    <w:rsid w:val="00D4451B"/>
    <w:rsid w:val="00DA2BFE"/>
    <w:rsid w:val="00E82E6C"/>
    <w:rsid w:val="00E87FDD"/>
    <w:rsid w:val="00EC6F7F"/>
    <w:rsid w:val="00F6255E"/>
    <w:rsid w:val="00F9361E"/>
    <w:rsid w:val="00FE449B"/>
    <w:rsid w:val="06680D11"/>
    <w:rsid w:val="11256132"/>
    <w:rsid w:val="12561A2A"/>
    <w:rsid w:val="235A3500"/>
    <w:rsid w:val="430976F8"/>
    <w:rsid w:val="53B9013F"/>
    <w:rsid w:val="53C3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E7636D"/>
  <w15:docId w15:val="{60DDC8B4-5CD7-46FA-BB76-FB8A61EE8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045AF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semiHidden/>
    <w:unhideWhenUsed/>
    <w:qFormat/>
    <w:rsid w:val="005C177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styleId="a4">
    <w:name w:val="List Paragraph"/>
    <w:basedOn w:val="a"/>
    <w:uiPriority w:val="99"/>
    <w:unhideWhenUsed/>
    <w:qFormat/>
    <w:pPr>
      <w:ind w:firstLineChars="200" w:firstLine="420"/>
    </w:pPr>
  </w:style>
  <w:style w:type="character" w:styleId="a5">
    <w:name w:val="Placeholder Text"/>
    <w:basedOn w:val="a0"/>
    <w:uiPriority w:val="99"/>
    <w:unhideWhenUsed/>
    <w:qFormat/>
    <w:rPr>
      <w:color w:val="666666"/>
    </w:rPr>
  </w:style>
  <w:style w:type="paragraph" w:customStyle="1" w:styleId="msonormal0">
    <w:name w:val="msonormal"/>
    <w:basedOn w:val="a"/>
    <w:rsid w:val="001427C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0">
    <w:name w:val="标题 2 字符"/>
    <w:basedOn w:val="a0"/>
    <w:link w:val="2"/>
    <w:semiHidden/>
    <w:rsid w:val="00045AF5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rsid w:val="005C1770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10</Pages>
  <Words>5360</Words>
  <Characters>5950</Characters>
  <Application>Microsoft Office Word</Application>
  <DocSecurity>0</DocSecurity>
  <Lines>540</Lines>
  <Paragraphs>869</Paragraphs>
  <ScaleCrop>false</ScaleCrop>
  <Company/>
  <LinksUpToDate>false</LinksUpToDate>
  <CharactersWithSpaces>10441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WPS_1649593619</dc:creator>
  <cp:lastModifiedBy>王 大</cp:lastModifiedBy>
  <cp:revision>27</cp:revision>
  <dcterms:created xsi:type="dcterms:W3CDTF">2026-03-12T11:52:00Z</dcterms:created>
  <dcterms:modified xsi:type="dcterms:W3CDTF">2026-04-14T08:28:00Z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A8E3253F34704050864E5C79A3C7251A_13</vt:lpwstr>
  </property>
  <property fmtid="{D5CDD505-2E9C-101B-9397-08002B2CF9AE}" pid="4" name="KSOTemplateDocerSaveRecord">
    <vt:lpwstr>eyJoZGlkIjoiZTNkYzU0YWQ5NTk3OTIwZGRmMmFmNGVhZTVhOTQzMGEiLCJ1c2VySWQiOiI4MzgzMjA1MTMifQ==</vt:lpwstr>
  </property>
</Properties>
</file>