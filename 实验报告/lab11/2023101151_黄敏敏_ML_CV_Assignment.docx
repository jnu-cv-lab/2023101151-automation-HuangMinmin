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9D75" w14:textId="77777777" w:rsidR="002A0E40" w:rsidRDefault="00CD1BB4">
      <w:pPr>
        <w:ind w:left="420" w:firstLine="420"/>
        <w:rPr>
          <w:rFonts w:eastAsia="楷体_GB2312"/>
          <w:b/>
          <w:sz w:val="44"/>
          <w:szCs w:val="44"/>
        </w:rPr>
      </w:pPr>
      <w:r>
        <w:rPr>
          <w:rFonts w:eastAsia="楷体_GB2312"/>
          <w:b/>
          <w:sz w:val="44"/>
          <w:szCs w:val="44"/>
        </w:rPr>
        <w:t>暨南大学本科实验报告专用纸</w:t>
      </w:r>
    </w:p>
    <w:p w14:paraId="3D464894" w14:textId="0D935198" w:rsidR="002A0E40" w:rsidRDefault="00CD1BB4">
      <w:pPr>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eastAsia="楷体_GB2312" w:hint="eastAsia"/>
          <w:sz w:val="28"/>
          <w:szCs w:val="28"/>
          <w:u w:val="single"/>
        </w:rPr>
        <w:t xml:space="preserve">  </w:t>
      </w:r>
      <w:r w:rsidR="00A557A0">
        <w:rPr>
          <w:rFonts w:eastAsia="楷体_GB2312" w:hint="eastAsia"/>
          <w:sz w:val="28"/>
          <w:szCs w:val="28"/>
          <w:u w:val="single"/>
        </w:rPr>
        <w:t xml:space="preserve">     </w:t>
      </w:r>
      <w:r w:rsidR="00125E1E">
        <w:rPr>
          <w:rFonts w:eastAsia="楷体_GB2312" w:hint="eastAsia"/>
          <w:sz w:val="28"/>
          <w:szCs w:val="28"/>
          <w:u w:val="single"/>
        </w:rPr>
        <w:t>机器人视觉实验</w:t>
      </w:r>
      <w:r w:rsidR="00125E1E">
        <w:rPr>
          <w:rFonts w:eastAsia="楷体_GB2312" w:hint="eastAsia"/>
          <w:sz w:val="28"/>
          <w:szCs w:val="28"/>
          <w:u w:val="single"/>
        </w:rPr>
        <w:t xml:space="preserve">   </w:t>
      </w:r>
      <w:r w:rsidR="00A557A0">
        <w:rPr>
          <w:rFonts w:eastAsia="楷体_GB2312" w:hint="eastAsia"/>
          <w:sz w:val="28"/>
          <w:szCs w:val="28"/>
          <w:u w:val="single"/>
        </w:rPr>
        <w:t xml:space="preserve"> </w:t>
      </w:r>
      <w:r>
        <w:rPr>
          <w:rFonts w:eastAsia="楷体_GB2312"/>
          <w:sz w:val="28"/>
          <w:szCs w:val="28"/>
          <w:u w:val="single"/>
        </w:rPr>
        <w:t xml:space="preserve"> </w:t>
      </w:r>
      <w:r>
        <w:rPr>
          <w:rFonts w:eastAsia="楷体_GB2312"/>
          <w:sz w:val="28"/>
          <w:szCs w:val="28"/>
        </w:rPr>
        <w:t>成绩评定</w:t>
      </w:r>
      <w:r>
        <w:rPr>
          <w:rFonts w:eastAsia="楷体_GB2312"/>
          <w:sz w:val="28"/>
          <w:szCs w:val="28"/>
          <w:u w:val="single"/>
        </w:rPr>
        <w:t xml:space="preserve">           </w:t>
      </w:r>
      <w:r w:rsidR="00125E1E">
        <w:rPr>
          <w:rFonts w:eastAsia="楷体_GB2312" w:hint="eastAsia"/>
          <w:sz w:val="28"/>
          <w:szCs w:val="28"/>
          <w:u w:val="single"/>
        </w:rPr>
        <w:t xml:space="preserve"> </w:t>
      </w:r>
      <w:r>
        <w:rPr>
          <w:rFonts w:eastAsia="楷体_GB2312"/>
          <w:sz w:val="28"/>
          <w:szCs w:val="28"/>
          <w:u w:val="single"/>
        </w:rPr>
        <w:t xml:space="preserve"> </w:t>
      </w:r>
    </w:p>
    <w:p w14:paraId="4C5B1CA6" w14:textId="7663BE83" w:rsidR="002A0E40" w:rsidRDefault="00CD1BB4">
      <w:pPr>
        <w:rPr>
          <w:rFonts w:eastAsia="楷体_GB2312"/>
          <w:sz w:val="28"/>
          <w:szCs w:val="28"/>
        </w:rPr>
      </w:pPr>
      <w:r>
        <w:rPr>
          <w:rFonts w:eastAsia="楷体_GB2312"/>
          <w:sz w:val="28"/>
          <w:szCs w:val="28"/>
        </w:rPr>
        <w:t>实验项目名称</w:t>
      </w:r>
      <w:r>
        <w:rPr>
          <w:rFonts w:eastAsia="楷体_GB2312"/>
          <w:sz w:val="28"/>
          <w:szCs w:val="28"/>
          <w:u w:val="single"/>
        </w:rPr>
        <w:t xml:space="preserve"> </w:t>
      </w:r>
      <w:r>
        <w:rPr>
          <w:rFonts w:eastAsia="楷体_GB2312" w:hint="eastAsia"/>
          <w:sz w:val="28"/>
          <w:szCs w:val="28"/>
          <w:u w:val="single"/>
        </w:rPr>
        <w:t xml:space="preserve">   </w:t>
      </w:r>
      <w:r>
        <w:rPr>
          <w:rFonts w:eastAsia="楷体_GB2312"/>
          <w:sz w:val="28"/>
          <w:szCs w:val="28"/>
          <w:u w:val="single"/>
        </w:rPr>
        <w:t xml:space="preserve"> </w:t>
      </w:r>
      <w:r>
        <w:rPr>
          <w:rFonts w:eastAsia="楷体_GB2312" w:hint="eastAsia"/>
          <w:sz w:val="28"/>
          <w:szCs w:val="28"/>
          <w:u w:val="single"/>
        </w:rPr>
        <w:t xml:space="preserve">        </w:t>
      </w:r>
      <w:r>
        <w:rPr>
          <w:rFonts w:eastAsia="楷体_GB2312"/>
          <w:sz w:val="28"/>
          <w:szCs w:val="28"/>
          <w:u w:val="single"/>
        </w:rPr>
        <w:t xml:space="preserve"> </w:t>
      </w:r>
      <w:r w:rsidR="00125E1E">
        <w:rPr>
          <w:rFonts w:eastAsia="楷体_GB2312" w:hint="eastAsia"/>
          <w:sz w:val="28"/>
          <w:szCs w:val="28"/>
          <w:u w:val="single"/>
        </w:rPr>
        <w:t xml:space="preserve"> </w:t>
      </w:r>
      <w:r>
        <w:rPr>
          <w:rFonts w:eastAsia="楷体_GB2312"/>
          <w:sz w:val="28"/>
          <w:szCs w:val="28"/>
        </w:rPr>
        <w:t>指导教师</w:t>
      </w:r>
      <w:r>
        <w:rPr>
          <w:rFonts w:eastAsia="楷体_GB2312"/>
          <w:sz w:val="28"/>
          <w:szCs w:val="28"/>
          <w:u w:val="single"/>
        </w:rPr>
        <w:t xml:space="preserve">  </w:t>
      </w:r>
      <w:r w:rsidR="00125E1E">
        <w:rPr>
          <w:rFonts w:eastAsia="楷体_GB2312" w:hint="eastAsia"/>
          <w:sz w:val="28"/>
          <w:szCs w:val="28"/>
          <w:u w:val="single"/>
        </w:rPr>
        <w:t>赵乘骥、安荣邦</w:t>
      </w:r>
      <w:r>
        <w:rPr>
          <w:rFonts w:eastAsia="楷体_GB2312"/>
          <w:sz w:val="28"/>
          <w:szCs w:val="28"/>
          <w:u w:val="single"/>
        </w:rPr>
        <w:t xml:space="preserve">  </w:t>
      </w:r>
      <w:r w:rsidR="00125E1E">
        <w:rPr>
          <w:rFonts w:eastAsia="楷体_GB2312" w:hint="eastAsia"/>
          <w:sz w:val="28"/>
          <w:szCs w:val="28"/>
          <w:u w:val="single"/>
        </w:rPr>
        <w:t xml:space="preserve"> </w:t>
      </w:r>
      <w:r>
        <w:rPr>
          <w:rFonts w:eastAsia="楷体_GB2312"/>
          <w:sz w:val="28"/>
          <w:szCs w:val="28"/>
          <w:u w:val="single"/>
        </w:rPr>
        <w:t xml:space="preserve">  </w:t>
      </w:r>
    </w:p>
    <w:p w14:paraId="5E66DFB3" w14:textId="03051AB0" w:rsidR="002A0E40" w:rsidRDefault="00CD1BB4">
      <w:pPr>
        <w:rPr>
          <w:rFonts w:eastAsia="楷体_GB2312"/>
          <w:sz w:val="28"/>
          <w:szCs w:val="28"/>
          <w:u w:val="single"/>
        </w:rPr>
      </w:pPr>
      <w:r>
        <w:rPr>
          <w:rFonts w:eastAsia="楷体_GB2312"/>
          <w:sz w:val="28"/>
          <w:szCs w:val="28"/>
        </w:rPr>
        <w:t>实验项目编号</w:t>
      </w:r>
      <w:r w:rsidR="00991B24" w:rsidRPr="00991B24">
        <w:rPr>
          <w:rFonts w:eastAsia="楷体_GB2312" w:hint="eastAsia"/>
          <w:sz w:val="28"/>
          <w:szCs w:val="28"/>
          <w:u w:val="single"/>
        </w:rPr>
        <w:t xml:space="preserve"> </w:t>
      </w:r>
      <w:r w:rsidRPr="00991B24">
        <w:rPr>
          <w:rFonts w:eastAsia="楷体_GB2312"/>
          <w:sz w:val="28"/>
          <w:szCs w:val="28"/>
          <w:u w:val="single"/>
        </w:rPr>
        <w:t xml:space="preserve"> </w:t>
      </w:r>
      <w:r w:rsidR="008D042F">
        <w:rPr>
          <w:rFonts w:eastAsia="楷体_GB2312" w:hint="eastAsia"/>
          <w:sz w:val="28"/>
          <w:szCs w:val="28"/>
          <w:u w:val="single"/>
        </w:rPr>
        <w:t>11</w:t>
      </w:r>
      <w:r w:rsidR="00991B24">
        <w:rPr>
          <w:rFonts w:eastAsia="楷体_GB2312" w:hint="eastAsia"/>
          <w:sz w:val="28"/>
          <w:szCs w:val="28"/>
          <w:u w:val="single"/>
        </w:rPr>
        <w:t xml:space="preserve">  </w:t>
      </w:r>
      <w:r>
        <w:rPr>
          <w:rFonts w:eastAsia="楷体_GB2312"/>
          <w:sz w:val="28"/>
          <w:szCs w:val="28"/>
        </w:rPr>
        <w:t>实验项目类型</w:t>
      </w:r>
      <w:r>
        <w:rPr>
          <w:rFonts w:eastAsia="楷体_GB2312"/>
          <w:sz w:val="28"/>
          <w:szCs w:val="28"/>
          <w:u w:val="single"/>
        </w:rPr>
        <w:t xml:space="preserve">  </w:t>
      </w:r>
      <w:r>
        <w:rPr>
          <w:rFonts w:eastAsia="楷体_GB2312" w:hint="eastAsia"/>
          <w:sz w:val="28"/>
          <w:szCs w:val="28"/>
          <w:u w:val="single"/>
        </w:rPr>
        <w:t>上机</w:t>
      </w:r>
      <w:r>
        <w:rPr>
          <w:rFonts w:eastAsia="楷体_GB2312" w:hint="eastAsia"/>
          <w:sz w:val="28"/>
          <w:szCs w:val="28"/>
          <w:u w:val="single"/>
        </w:rPr>
        <w:t xml:space="preserve">  </w:t>
      </w:r>
      <w:r>
        <w:rPr>
          <w:rFonts w:eastAsia="楷体_GB2312"/>
          <w:sz w:val="28"/>
          <w:szCs w:val="28"/>
        </w:rPr>
        <w:t>实验地点</w:t>
      </w:r>
      <w:r>
        <w:rPr>
          <w:rFonts w:eastAsia="楷体_GB2312"/>
          <w:sz w:val="28"/>
          <w:szCs w:val="28"/>
          <w:u w:val="single"/>
        </w:rPr>
        <w:t xml:space="preserve">  </w:t>
      </w:r>
      <w:r w:rsidR="00125E1E">
        <w:rPr>
          <w:rFonts w:eastAsia="楷体_GB2312" w:hint="eastAsia"/>
          <w:sz w:val="28"/>
          <w:szCs w:val="28"/>
          <w:u w:val="single"/>
        </w:rPr>
        <w:t>教</w:t>
      </w:r>
      <w:r w:rsidR="00125E1E">
        <w:rPr>
          <w:rFonts w:eastAsia="楷体_GB2312" w:hint="eastAsia"/>
          <w:sz w:val="28"/>
          <w:szCs w:val="28"/>
          <w:u w:val="single"/>
        </w:rPr>
        <w:t>108</w:t>
      </w:r>
      <w:r w:rsidR="00A557A0">
        <w:rPr>
          <w:rFonts w:eastAsia="楷体_GB2312" w:hint="eastAsia"/>
          <w:sz w:val="28"/>
          <w:szCs w:val="28"/>
          <w:u w:val="single"/>
        </w:rPr>
        <w:t xml:space="preserve">  </w:t>
      </w:r>
      <w:r>
        <w:rPr>
          <w:rFonts w:eastAsia="楷体_GB2312"/>
          <w:sz w:val="28"/>
          <w:szCs w:val="28"/>
          <w:u w:val="single"/>
        </w:rPr>
        <w:t xml:space="preserve"> </w:t>
      </w:r>
    </w:p>
    <w:p w14:paraId="2BA0B63D" w14:textId="22257FD5" w:rsidR="002A0E40" w:rsidRDefault="00CD1BB4">
      <w:pPr>
        <w:rPr>
          <w:rFonts w:eastAsia="楷体_GB2312"/>
          <w:sz w:val="28"/>
          <w:szCs w:val="28"/>
          <w:u w:val="single"/>
        </w:rPr>
      </w:pPr>
      <w:r>
        <w:rPr>
          <w:rFonts w:eastAsia="楷体_GB2312"/>
          <w:sz w:val="28"/>
          <w:szCs w:val="28"/>
        </w:rPr>
        <w:t>学生姓名</w:t>
      </w:r>
      <w:r>
        <w:rPr>
          <w:rFonts w:eastAsia="楷体_GB2312"/>
          <w:sz w:val="28"/>
          <w:szCs w:val="28"/>
          <w:u w:val="single"/>
        </w:rPr>
        <w:t xml:space="preserve">    </w:t>
      </w:r>
      <w:r w:rsidR="00F6255E">
        <w:rPr>
          <w:rFonts w:eastAsia="楷体_GB2312" w:hint="eastAsia"/>
          <w:sz w:val="28"/>
          <w:szCs w:val="28"/>
          <w:u w:val="single"/>
        </w:rPr>
        <w:t xml:space="preserve">   </w:t>
      </w:r>
      <w:r w:rsidR="00F6255E">
        <w:rPr>
          <w:rFonts w:eastAsia="楷体_GB2312" w:hint="eastAsia"/>
          <w:sz w:val="28"/>
          <w:szCs w:val="28"/>
          <w:u w:val="single"/>
        </w:rPr>
        <w:t>黄敏敏</w:t>
      </w:r>
      <w:r>
        <w:rPr>
          <w:rFonts w:eastAsia="楷体_GB2312"/>
          <w:sz w:val="28"/>
          <w:szCs w:val="28"/>
          <w:u w:val="single"/>
        </w:rPr>
        <w:t xml:space="preserve">     </w:t>
      </w:r>
      <w:r w:rsidR="00F6255E">
        <w:rPr>
          <w:rFonts w:eastAsia="楷体_GB2312" w:hint="eastAsia"/>
          <w:sz w:val="28"/>
          <w:szCs w:val="28"/>
          <w:u w:val="single"/>
        </w:rPr>
        <w:t xml:space="preserve">   </w:t>
      </w:r>
      <w:r>
        <w:rPr>
          <w:rFonts w:eastAsia="楷体_GB2312"/>
          <w:sz w:val="28"/>
          <w:szCs w:val="28"/>
        </w:rPr>
        <w:t>学号</w:t>
      </w:r>
      <w:r>
        <w:rPr>
          <w:rFonts w:eastAsia="楷体_GB2312"/>
          <w:sz w:val="28"/>
          <w:szCs w:val="28"/>
          <w:u w:val="single"/>
        </w:rPr>
        <w:t xml:space="preserve">   </w:t>
      </w:r>
      <w:r>
        <w:rPr>
          <w:rFonts w:eastAsia="楷体_GB2312" w:hint="eastAsia"/>
          <w:sz w:val="28"/>
          <w:szCs w:val="28"/>
          <w:u w:val="single"/>
        </w:rPr>
        <w:t xml:space="preserve"> </w:t>
      </w:r>
      <w:r w:rsidR="00F6255E">
        <w:rPr>
          <w:rFonts w:eastAsia="楷体_GB2312" w:hint="eastAsia"/>
          <w:sz w:val="28"/>
          <w:szCs w:val="28"/>
          <w:u w:val="single"/>
        </w:rPr>
        <w:t xml:space="preserve"> </w:t>
      </w:r>
      <w:r>
        <w:rPr>
          <w:rFonts w:eastAsia="楷体_GB2312" w:hint="eastAsia"/>
          <w:sz w:val="28"/>
          <w:szCs w:val="28"/>
          <w:u w:val="single"/>
        </w:rPr>
        <w:t xml:space="preserve"> </w:t>
      </w:r>
      <w:r w:rsidR="00F6255E">
        <w:rPr>
          <w:rFonts w:eastAsia="楷体_GB2312" w:hint="eastAsia"/>
          <w:sz w:val="28"/>
          <w:szCs w:val="28"/>
          <w:u w:val="single"/>
        </w:rPr>
        <w:t>2023101151</w:t>
      </w:r>
      <w:r>
        <w:rPr>
          <w:rFonts w:eastAsia="楷体_GB2312" w:hint="eastAsia"/>
          <w:sz w:val="28"/>
          <w:szCs w:val="28"/>
          <w:u w:val="single"/>
        </w:rPr>
        <w:t xml:space="preserve">     </w:t>
      </w:r>
      <w:r w:rsidR="00F6255E">
        <w:rPr>
          <w:rFonts w:eastAsia="楷体_GB2312" w:hint="eastAsia"/>
          <w:sz w:val="28"/>
          <w:szCs w:val="28"/>
          <w:u w:val="single"/>
        </w:rPr>
        <w:t xml:space="preserve"> </w:t>
      </w:r>
      <w:r w:rsidR="00A557A0">
        <w:rPr>
          <w:rFonts w:eastAsia="楷体_GB2312" w:hint="eastAsia"/>
          <w:sz w:val="28"/>
          <w:szCs w:val="28"/>
          <w:u w:val="single"/>
        </w:rPr>
        <w:t xml:space="preserve"> </w:t>
      </w:r>
      <w:r w:rsidR="00F6255E">
        <w:rPr>
          <w:rFonts w:eastAsia="楷体_GB2312" w:hint="eastAsia"/>
          <w:sz w:val="28"/>
          <w:szCs w:val="28"/>
          <w:u w:val="single"/>
        </w:rPr>
        <w:t xml:space="preserve"> </w:t>
      </w:r>
    </w:p>
    <w:p w14:paraId="4F7BFE54" w14:textId="68A710AD" w:rsidR="002A0E40" w:rsidRDefault="00CD1BB4">
      <w:pPr>
        <w:numPr>
          <w:ins w:id="0" w:author="MC SYSTEM" w:date="2006-06-11T14:06:00Z"/>
        </w:numPr>
        <w:rPr>
          <w:rFonts w:eastAsia="楷体_GB2312"/>
          <w:sz w:val="28"/>
          <w:szCs w:val="28"/>
          <w:u w:val="single"/>
        </w:rPr>
      </w:pPr>
      <w:r>
        <w:rPr>
          <w:rFonts w:eastAsia="楷体_GB2312"/>
          <w:sz w:val="28"/>
          <w:szCs w:val="28"/>
        </w:rPr>
        <w:t>学院</w:t>
      </w:r>
      <w:r>
        <w:rPr>
          <w:rFonts w:eastAsia="楷体_GB2312"/>
          <w:sz w:val="28"/>
          <w:szCs w:val="28"/>
          <w:u w:val="single"/>
        </w:rPr>
        <w:t xml:space="preserve">    </w:t>
      </w:r>
      <w:r>
        <w:rPr>
          <w:rFonts w:eastAsia="楷体_GB2312" w:hint="eastAsia"/>
          <w:sz w:val="28"/>
          <w:szCs w:val="28"/>
          <w:u w:val="single"/>
        </w:rPr>
        <w:t xml:space="preserve">    </w:t>
      </w:r>
      <w:r>
        <w:rPr>
          <w:rFonts w:eastAsia="楷体_GB2312" w:hint="eastAsia"/>
          <w:sz w:val="28"/>
          <w:szCs w:val="28"/>
          <w:u w:val="single"/>
        </w:rPr>
        <w:t>国际能源学院</w:t>
      </w:r>
      <w:r>
        <w:rPr>
          <w:rFonts w:eastAsia="楷体_GB2312"/>
          <w:sz w:val="28"/>
          <w:szCs w:val="28"/>
          <w:u w:val="single"/>
        </w:rPr>
        <w:t xml:space="preserve">       </w:t>
      </w:r>
      <w:r>
        <w:rPr>
          <w:rFonts w:eastAsia="楷体_GB2312"/>
          <w:sz w:val="28"/>
          <w:szCs w:val="28"/>
        </w:rPr>
        <w:t>专业</w:t>
      </w:r>
      <w:r>
        <w:rPr>
          <w:rFonts w:eastAsia="楷体_GB2312"/>
          <w:sz w:val="28"/>
          <w:szCs w:val="28"/>
          <w:u w:val="single"/>
        </w:rPr>
        <w:t xml:space="preserve">     </w:t>
      </w:r>
      <w:r w:rsidR="00A557A0">
        <w:rPr>
          <w:rFonts w:eastAsia="楷体_GB2312" w:hint="eastAsia"/>
          <w:sz w:val="28"/>
          <w:szCs w:val="28"/>
          <w:u w:val="single"/>
        </w:rPr>
        <w:t xml:space="preserve">   </w:t>
      </w:r>
      <w:r>
        <w:rPr>
          <w:rFonts w:eastAsia="楷体_GB2312" w:hint="eastAsia"/>
          <w:sz w:val="28"/>
          <w:szCs w:val="28"/>
          <w:u w:val="single"/>
        </w:rPr>
        <w:t>自动化</w:t>
      </w:r>
      <w:r>
        <w:rPr>
          <w:rFonts w:eastAsia="楷体_GB2312"/>
          <w:sz w:val="28"/>
          <w:szCs w:val="28"/>
          <w:u w:val="single"/>
        </w:rPr>
        <w:t xml:space="preserve">       </w:t>
      </w:r>
      <w:r w:rsidR="00A557A0">
        <w:rPr>
          <w:rFonts w:eastAsia="楷体_GB2312" w:hint="eastAsia"/>
          <w:sz w:val="28"/>
          <w:szCs w:val="28"/>
          <w:u w:val="single"/>
        </w:rPr>
        <w:t xml:space="preserve"> </w:t>
      </w:r>
    </w:p>
    <w:p w14:paraId="62D8B0E2" w14:textId="36A57715" w:rsidR="002A0E40" w:rsidRDefault="00CD1BB4">
      <w:pPr>
        <w:rPr>
          <w:rFonts w:eastAsia="楷体_GB2312"/>
          <w:sz w:val="28"/>
          <w:szCs w:val="28"/>
        </w:rPr>
      </w:pPr>
      <w:r>
        <w:rPr>
          <w:rFonts w:eastAsia="楷体_GB2312"/>
          <w:sz w:val="28"/>
          <w:szCs w:val="28"/>
        </w:rPr>
        <w:t>实验时间</w:t>
      </w:r>
      <w:r>
        <w:rPr>
          <w:rFonts w:eastAsia="楷体_GB2312"/>
          <w:sz w:val="28"/>
          <w:szCs w:val="28"/>
          <w:u w:val="single"/>
        </w:rPr>
        <w:t xml:space="preserve"> </w:t>
      </w:r>
      <w:r w:rsidR="00F6255E">
        <w:rPr>
          <w:rFonts w:eastAsia="楷体_GB2312" w:hint="eastAsia"/>
          <w:sz w:val="28"/>
          <w:szCs w:val="28"/>
          <w:u w:val="single"/>
        </w:rPr>
        <w:t xml:space="preserve"> </w:t>
      </w:r>
      <w:r>
        <w:rPr>
          <w:rFonts w:eastAsia="楷体_GB2312" w:hint="eastAsia"/>
          <w:sz w:val="28"/>
          <w:szCs w:val="28"/>
          <w:u w:val="single"/>
        </w:rPr>
        <w:t>2026</w:t>
      </w:r>
      <w:r w:rsidR="00F6255E">
        <w:rPr>
          <w:rFonts w:eastAsia="楷体_GB2312" w:hint="eastAsia"/>
          <w:sz w:val="28"/>
          <w:szCs w:val="28"/>
          <w:u w:val="single"/>
        </w:rPr>
        <w:t xml:space="preserve">  </w:t>
      </w:r>
      <w:r>
        <w:rPr>
          <w:rFonts w:eastAsia="楷体_GB2312"/>
          <w:sz w:val="28"/>
          <w:szCs w:val="28"/>
        </w:rPr>
        <w:t>年</w:t>
      </w:r>
      <w:r>
        <w:rPr>
          <w:rFonts w:eastAsia="楷体_GB2312"/>
          <w:sz w:val="28"/>
          <w:szCs w:val="28"/>
          <w:u w:val="single"/>
        </w:rPr>
        <w:t xml:space="preserve"> </w:t>
      </w:r>
      <w:r w:rsidR="00F6255E">
        <w:rPr>
          <w:rFonts w:eastAsia="楷体_GB2312" w:hint="eastAsia"/>
          <w:sz w:val="28"/>
          <w:szCs w:val="28"/>
          <w:u w:val="single"/>
        </w:rPr>
        <w:t xml:space="preserve"> </w:t>
      </w:r>
      <w:r w:rsidR="007758C3">
        <w:rPr>
          <w:rFonts w:eastAsia="楷体_GB2312" w:hint="eastAsia"/>
          <w:sz w:val="28"/>
          <w:szCs w:val="28"/>
          <w:u w:val="single"/>
        </w:rPr>
        <w:t>6</w:t>
      </w:r>
      <w:r w:rsidR="00F6255E">
        <w:rPr>
          <w:rFonts w:eastAsia="楷体_GB2312" w:hint="eastAsia"/>
          <w:sz w:val="28"/>
          <w:szCs w:val="28"/>
          <w:u w:val="single"/>
        </w:rPr>
        <w:t xml:space="preserve"> </w:t>
      </w:r>
      <w:r>
        <w:rPr>
          <w:rFonts w:eastAsia="楷体_GB2312"/>
          <w:sz w:val="28"/>
          <w:szCs w:val="28"/>
        </w:rPr>
        <w:t>月</w:t>
      </w:r>
      <w:r w:rsidR="00F6255E" w:rsidRPr="00F6255E">
        <w:rPr>
          <w:rFonts w:eastAsia="楷体_GB2312" w:hint="eastAsia"/>
          <w:sz w:val="28"/>
          <w:szCs w:val="28"/>
          <w:u w:val="single"/>
        </w:rPr>
        <w:t xml:space="preserve">  </w:t>
      </w:r>
      <w:r w:rsidR="007758C3">
        <w:rPr>
          <w:rFonts w:eastAsia="楷体_GB2312" w:hint="eastAsia"/>
          <w:sz w:val="28"/>
          <w:szCs w:val="28"/>
          <w:u w:val="single"/>
        </w:rPr>
        <w:t>1</w:t>
      </w:r>
      <w:r w:rsidR="00125E1E">
        <w:rPr>
          <w:rFonts w:eastAsia="楷体_GB2312" w:hint="eastAsia"/>
          <w:sz w:val="28"/>
          <w:szCs w:val="28"/>
          <w:u w:val="single"/>
        </w:rPr>
        <w:t>2</w:t>
      </w:r>
      <w:r w:rsidR="00F6255E">
        <w:rPr>
          <w:rFonts w:eastAsia="楷体_GB2312" w:hint="eastAsia"/>
          <w:sz w:val="28"/>
          <w:szCs w:val="28"/>
          <w:u w:val="single"/>
        </w:rPr>
        <w:t xml:space="preserve">  </w:t>
      </w:r>
      <w:r>
        <w:rPr>
          <w:rFonts w:eastAsia="楷体_GB2312"/>
          <w:sz w:val="28"/>
          <w:szCs w:val="28"/>
        </w:rPr>
        <w:t>日</w:t>
      </w:r>
      <w:r>
        <w:rPr>
          <w:rFonts w:eastAsia="楷体_GB2312" w:hint="eastAsia"/>
          <w:sz w:val="28"/>
          <w:szCs w:val="28"/>
          <w:u w:val="single"/>
        </w:rPr>
        <w:t>下</w:t>
      </w:r>
      <w:r>
        <w:rPr>
          <w:rFonts w:eastAsia="楷体_GB2312"/>
          <w:sz w:val="28"/>
          <w:szCs w:val="28"/>
        </w:rPr>
        <w:t>午～</w:t>
      </w:r>
      <w:r w:rsidR="00F6255E">
        <w:rPr>
          <w:rFonts w:eastAsia="楷体_GB2312" w:hint="eastAsia"/>
          <w:sz w:val="28"/>
          <w:szCs w:val="28"/>
          <w:u w:val="single"/>
        </w:rPr>
        <w:t xml:space="preserve">  </w:t>
      </w:r>
      <w:r w:rsidR="007758C3">
        <w:rPr>
          <w:rFonts w:eastAsia="楷体_GB2312" w:hint="eastAsia"/>
          <w:sz w:val="28"/>
          <w:szCs w:val="28"/>
          <w:u w:val="single"/>
        </w:rPr>
        <w:t>6</w:t>
      </w:r>
      <w:r w:rsidR="00F6255E">
        <w:rPr>
          <w:rFonts w:eastAsia="楷体_GB2312" w:hint="eastAsia"/>
          <w:sz w:val="28"/>
          <w:szCs w:val="28"/>
          <w:u w:val="single"/>
        </w:rPr>
        <w:t xml:space="preserve">  </w:t>
      </w:r>
      <w:r>
        <w:rPr>
          <w:rFonts w:eastAsia="楷体_GB2312"/>
          <w:sz w:val="28"/>
          <w:szCs w:val="28"/>
        </w:rPr>
        <w:t>月</w:t>
      </w:r>
      <w:r w:rsidR="00F6255E" w:rsidRPr="00F6255E">
        <w:rPr>
          <w:rFonts w:eastAsia="楷体_GB2312" w:hint="eastAsia"/>
          <w:sz w:val="28"/>
          <w:szCs w:val="28"/>
          <w:u w:val="single"/>
        </w:rPr>
        <w:t xml:space="preserve">  </w:t>
      </w:r>
      <w:r w:rsidR="007758C3">
        <w:rPr>
          <w:rFonts w:eastAsia="楷体_GB2312" w:hint="eastAsia"/>
          <w:sz w:val="28"/>
          <w:szCs w:val="28"/>
          <w:u w:val="single"/>
        </w:rPr>
        <w:t>1</w:t>
      </w:r>
      <w:r w:rsidR="00125E1E">
        <w:rPr>
          <w:rFonts w:eastAsia="楷体_GB2312" w:hint="eastAsia"/>
          <w:sz w:val="28"/>
          <w:szCs w:val="28"/>
          <w:u w:val="single"/>
        </w:rPr>
        <w:t>2</w:t>
      </w:r>
      <w:r w:rsidR="00F6255E" w:rsidRPr="00F6255E">
        <w:rPr>
          <w:rFonts w:eastAsia="楷体_GB2312" w:hint="eastAsia"/>
          <w:sz w:val="28"/>
          <w:szCs w:val="28"/>
          <w:u w:val="single"/>
        </w:rPr>
        <w:t xml:space="preserve">  </w:t>
      </w:r>
      <w:r>
        <w:rPr>
          <w:rFonts w:eastAsia="楷体_GB2312"/>
          <w:sz w:val="28"/>
          <w:szCs w:val="28"/>
        </w:rPr>
        <w:t>日</w:t>
      </w:r>
      <w:r>
        <w:rPr>
          <w:rFonts w:eastAsia="楷体_GB2312" w:hint="eastAsia"/>
          <w:sz w:val="28"/>
          <w:szCs w:val="28"/>
          <w:u w:val="single"/>
        </w:rPr>
        <w:t>下</w:t>
      </w:r>
      <w:r>
        <w:rPr>
          <w:rFonts w:eastAsia="楷体_GB2312"/>
          <w:sz w:val="28"/>
          <w:szCs w:val="28"/>
        </w:rPr>
        <w:t>午</w:t>
      </w:r>
    </w:p>
    <w:p w14:paraId="2E06BC2C" w14:textId="77777777" w:rsidR="002A0E40" w:rsidRDefault="00CD1BB4">
      <w:pPr>
        <w:numPr>
          <w:ilvl w:val="0"/>
          <w:numId w:val="1"/>
        </w:numPr>
        <w:spacing w:line="360" w:lineRule="auto"/>
        <w:rPr>
          <w:b/>
          <w:sz w:val="28"/>
          <w:szCs w:val="28"/>
        </w:rPr>
      </w:pPr>
      <w:r>
        <w:rPr>
          <w:rFonts w:hint="eastAsia"/>
          <w:b/>
          <w:sz w:val="28"/>
          <w:szCs w:val="28"/>
        </w:rPr>
        <w:t>实验目的</w:t>
      </w:r>
    </w:p>
    <w:p w14:paraId="3C12FA0F" w14:textId="0144E47D" w:rsidR="00A75EF9" w:rsidRPr="00A75EF9" w:rsidRDefault="00A75EF9" w:rsidP="00A75EF9">
      <w:pPr>
        <w:pStyle w:val="a4"/>
        <w:numPr>
          <w:ilvl w:val="0"/>
          <w:numId w:val="10"/>
        </w:numPr>
        <w:ind w:left="0" w:firstLineChars="0" w:firstLine="0"/>
        <w:jc w:val="left"/>
        <w:rPr>
          <w:bCs/>
          <w:sz w:val="24"/>
        </w:rPr>
      </w:pPr>
      <w:r w:rsidRPr="00A75EF9">
        <w:rPr>
          <w:rFonts w:hint="eastAsia"/>
          <w:bCs/>
          <w:sz w:val="24"/>
        </w:rPr>
        <w:t>理解视频动作识别任务如何转化为骨架时间序列分类任务。</w:t>
      </w:r>
    </w:p>
    <w:p w14:paraId="3F0FF7C4" w14:textId="263C47A2" w:rsidR="00A75EF9" w:rsidRPr="00A75EF9" w:rsidRDefault="00A75EF9" w:rsidP="00A75EF9">
      <w:pPr>
        <w:pStyle w:val="a4"/>
        <w:numPr>
          <w:ilvl w:val="0"/>
          <w:numId w:val="10"/>
        </w:numPr>
        <w:ind w:left="0" w:firstLineChars="0" w:firstLine="0"/>
        <w:jc w:val="left"/>
        <w:rPr>
          <w:bCs/>
          <w:sz w:val="24"/>
        </w:rPr>
      </w:pPr>
      <w:r w:rsidRPr="00A75EF9">
        <w:rPr>
          <w:rFonts w:hint="eastAsia"/>
          <w:bCs/>
          <w:sz w:val="24"/>
        </w:rPr>
        <w:t>掌握使用</w:t>
      </w:r>
      <w:r w:rsidRPr="00A75EF9">
        <w:rPr>
          <w:rFonts w:hint="eastAsia"/>
          <w:bCs/>
          <w:sz w:val="24"/>
        </w:rPr>
        <w:t>MediaPipePose</w:t>
      </w:r>
      <w:r w:rsidRPr="00A75EF9">
        <w:rPr>
          <w:rFonts w:hint="eastAsia"/>
          <w:bCs/>
          <w:sz w:val="24"/>
        </w:rPr>
        <w:t>从视频帧中提取人体</w:t>
      </w:r>
      <w:r w:rsidRPr="00A75EF9">
        <w:rPr>
          <w:rFonts w:hint="eastAsia"/>
          <w:bCs/>
          <w:sz w:val="24"/>
        </w:rPr>
        <w:t>33</w:t>
      </w:r>
      <w:r w:rsidRPr="00A75EF9">
        <w:rPr>
          <w:rFonts w:hint="eastAsia"/>
          <w:bCs/>
          <w:sz w:val="24"/>
        </w:rPr>
        <w:t>个关键点的方法。</w:t>
      </w:r>
    </w:p>
    <w:p w14:paraId="62A0E1FC" w14:textId="44764307" w:rsidR="00A75EF9" w:rsidRPr="00A75EF9" w:rsidRDefault="00A75EF9" w:rsidP="00A75EF9">
      <w:pPr>
        <w:pStyle w:val="a4"/>
        <w:numPr>
          <w:ilvl w:val="0"/>
          <w:numId w:val="10"/>
        </w:numPr>
        <w:ind w:left="0" w:firstLineChars="0" w:firstLine="0"/>
        <w:jc w:val="left"/>
        <w:rPr>
          <w:bCs/>
          <w:sz w:val="24"/>
        </w:rPr>
      </w:pPr>
      <w:r w:rsidRPr="00A75EF9">
        <w:rPr>
          <w:rFonts w:hint="eastAsia"/>
          <w:bCs/>
          <w:sz w:val="24"/>
        </w:rPr>
        <w:t>掌握将每段视频统一转换为固定长度骨架序列的方法，例如</w:t>
      </w:r>
      <w:r w:rsidRPr="00A75EF9">
        <w:rPr>
          <w:rFonts w:hint="eastAsia"/>
          <w:bCs/>
          <w:sz w:val="24"/>
        </w:rPr>
        <w:t>[60,132]</w:t>
      </w:r>
      <w:r w:rsidRPr="00A75EF9">
        <w:rPr>
          <w:rFonts w:hint="eastAsia"/>
          <w:bCs/>
          <w:sz w:val="24"/>
        </w:rPr>
        <w:t>。</w:t>
      </w:r>
    </w:p>
    <w:p w14:paraId="510A5AD6" w14:textId="2E8CD643" w:rsidR="00A75EF9" w:rsidRPr="00A75EF9" w:rsidRDefault="00A75EF9" w:rsidP="00A75EF9">
      <w:pPr>
        <w:pStyle w:val="a4"/>
        <w:numPr>
          <w:ilvl w:val="0"/>
          <w:numId w:val="10"/>
        </w:numPr>
        <w:ind w:left="0" w:firstLineChars="0" w:firstLine="0"/>
        <w:jc w:val="left"/>
        <w:rPr>
          <w:bCs/>
          <w:sz w:val="24"/>
        </w:rPr>
      </w:pPr>
      <w:r w:rsidRPr="00A75EF9">
        <w:rPr>
          <w:rFonts w:hint="eastAsia"/>
          <w:bCs/>
          <w:sz w:val="24"/>
        </w:rPr>
        <w:t>实现一个轻量级</w:t>
      </w:r>
      <w:r w:rsidRPr="00A75EF9">
        <w:rPr>
          <w:rFonts w:hint="eastAsia"/>
          <w:bCs/>
          <w:sz w:val="24"/>
        </w:rPr>
        <w:t>SkeletonTransformer</w:t>
      </w:r>
      <w:r w:rsidRPr="00A75EF9">
        <w:rPr>
          <w:rFonts w:hint="eastAsia"/>
          <w:bCs/>
          <w:sz w:val="24"/>
        </w:rPr>
        <w:t>，用</w:t>
      </w:r>
      <w:r w:rsidRPr="00A75EF9">
        <w:rPr>
          <w:rFonts w:hint="eastAsia"/>
          <w:bCs/>
          <w:sz w:val="24"/>
        </w:rPr>
        <w:t>TransformerEncoder</w:t>
      </w:r>
      <w:r w:rsidRPr="00A75EF9">
        <w:rPr>
          <w:rFonts w:hint="eastAsia"/>
          <w:bCs/>
          <w:sz w:val="24"/>
        </w:rPr>
        <w:t>对动作序列分类。</w:t>
      </w:r>
    </w:p>
    <w:p w14:paraId="154B98DD" w14:textId="4AB216FD" w:rsidR="00A75EF9" w:rsidRPr="00A75EF9" w:rsidRDefault="00A75EF9" w:rsidP="00A75EF9">
      <w:pPr>
        <w:pStyle w:val="a4"/>
        <w:numPr>
          <w:ilvl w:val="0"/>
          <w:numId w:val="10"/>
        </w:numPr>
        <w:ind w:left="0" w:firstLineChars="0" w:firstLine="0"/>
        <w:jc w:val="left"/>
        <w:rPr>
          <w:bCs/>
          <w:sz w:val="24"/>
        </w:rPr>
      </w:pPr>
      <w:r w:rsidRPr="00A75EF9">
        <w:rPr>
          <w:rFonts w:hint="eastAsia"/>
          <w:bCs/>
          <w:sz w:val="24"/>
        </w:rPr>
        <w:t>完成模型训练、测试集评估与单个视频样本推理。</w:t>
      </w:r>
    </w:p>
    <w:p w14:paraId="7D6D0B76" w14:textId="61C763A3" w:rsidR="00A75EF9" w:rsidRPr="00A75EF9" w:rsidRDefault="00A75EF9" w:rsidP="00A75EF9">
      <w:pPr>
        <w:pStyle w:val="a4"/>
        <w:numPr>
          <w:ilvl w:val="0"/>
          <w:numId w:val="10"/>
        </w:numPr>
        <w:ind w:left="0" w:firstLineChars="0" w:firstLine="0"/>
        <w:jc w:val="left"/>
        <w:rPr>
          <w:bCs/>
          <w:sz w:val="24"/>
        </w:rPr>
      </w:pPr>
      <w:r w:rsidRPr="00A75EF9">
        <w:rPr>
          <w:rFonts w:hint="eastAsia"/>
          <w:bCs/>
          <w:sz w:val="24"/>
        </w:rPr>
        <w:t>理解该方法在羽毛球商业化视频分析中的优势与局限。</w:t>
      </w:r>
    </w:p>
    <w:p w14:paraId="1D8CAF63" w14:textId="1AA7F39A" w:rsidR="00C82710" w:rsidRDefault="00A75EF9" w:rsidP="00C82710">
      <w:pPr>
        <w:numPr>
          <w:ilvl w:val="0"/>
          <w:numId w:val="1"/>
        </w:numPr>
        <w:spacing w:line="360" w:lineRule="auto"/>
        <w:rPr>
          <w:b/>
          <w:sz w:val="28"/>
          <w:szCs w:val="28"/>
        </w:rPr>
      </w:pPr>
      <w:r>
        <w:rPr>
          <w:rFonts w:hint="eastAsia"/>
          <w:b/>
          <w:sz w:val="28"/>
          <w:szCs w:val="28"/>
        </w:rPr>
        <w:t>说明方法</w:t>
      </w:r>
    </w:p>
    <w:p w14:paraId="0426C628" w14:textId="520ABACF" w:rsidR="00A75EF9" w:rsidRDefault="00A75EF9" w:rsidP="00826547">
      <w:pPr>
        <w:rPr>
          <w:bCs/>
          <w:sz w:val="24"/>
        </w:rPr>
      </w:pPr>
      <w:r w:rsidRPr="000D7DB0">
        <w:rPr>
          <w:bCs/>
          <w:sz w:val="24"/>
        </w:rPr>
        <w:t>本实验整体分为数据预处理、模型定义、模型训练、模型测试、单视频推理与可视化五个模块，各模块使用的技术、处理方法与实现细节如下。</w:t>
      </w:r>
    </w:p>
    <w:p w14:paraId="041401DF" w14:textId="1A77C373" w:rsidR="000D7DB0" w:rsidRPr="00826547" w:rsidRDefault="000D7DB0" w:rsidP="000D7DB0">
      <w:pPr>
        <w:pStyle w:val="a4"/>
        <w:numPr>
          <w:ilvl w:val="0"/>
          <w:numId w:val="11"/>
        </w:numPr>
        <w:spacing w:line="360" w:lineRule="auto"/>
        <w:ind w:firstLineChars="0"/>
        <w:rPr>
          <w:b/>
          <w:sz w:val="24"/>
        </w:rPr>
      </w:pPr>
      <w:r w:rsidRPr="00826547">
        <w:rPr>
          <w:rFonts w:hint="eastAsia"/>
          <w:b/>
          <w:sz w:val="24"/>
        </w:rPr>
        <w:t>数据</w:t>
      </w:r>
      <w:r w:rsidRPr="00826547">
        <w:rPr>
          <w:b/>
          <w:sz w:val="24"/>
        </w:rPr>
        <w:t>预处理</w:t>
      </w:r>
    </w:p>
    <w:p w14:paraId="1CC0E3C1" w14:textId="278A5A9F" w:rsidR="000D7DB0" w:rsidRPr="00E77F21" w:rsidRDefault="000D7DB0" w:rsidP="00E77F21">
      <w:pPr>
        <w:ind w:firstLineChars="200" w:firstLine="480"/>
        <w:jc w:val="left"/>
        <w:rPr>
          <w:bCs/>
          <w:sz w:val="24"/>
        </w:rPr>
      </w:pPr>
      <w:r w:rsidRPr="00E77F21">
        <w:rPr>
          <w:bCs/>
          <w:sz w:val="24"/>
        </w:rPr>
        <w:t>整体功能</w:t>
      </w:r>
      <w:r w:rsidR="00826547" w:rsidRPr="00E77F21">
        <w:rPr>
          <w:rFonts w:hint="eastAsia"/>
          <w:bCs/>
          <w:sz w:val="24"/>
        </w:rPr>
        <w:t>：</w:t>
      </w:r>
      <w:r w:rsidRPr="00E77F21">
        <w:rPr>
          <w:bCs/>
          <w:sz w:val="24"/>
        </w:rPr>
        <w:t>读取羽毛球视频数据集，利用</w:t>
      </w:r>
      <w:r w:rsidRPr="00E77F21">
        <w:rPr>
          <w:bCs/>
          <w:sz w:val="24"/>
        </w:rPr>
        <w:t>MediaPipePose</w:t>
      </w:r>
      <w:r w:rsidRPr="00E77F21">
        <w:rPr>
          <w:bCs/>
          <w:sz w:val="24"/>
        </w:rPr>
        <w:t>提取人体骨架关键点，完成序列统一、骨架归一化、数据集划分，最终生成可供模型训练的时序特征文件与类别映射文件。</w:t>
      </w:r>
    </w:p>
    <w:p w14:paraId="2EEE2580" w14:textId="5F44EBA7" w:rsidR="000D7DB0" w:rsidRPr="00826547" w:rsidRDefault="00826547" w:rsidP="00826547">
      <w:pPr>
        <w:pStyle w:val="a4"/>
        <w:numPr>
          <w:ilvl w:val="0"/>
          <w:numId w:val="12"/>
        </w:numPr>
        <w:ind w:left="442" w:firstLineChars="0" w:hanging="442"/>
        <w:jc w:val="left"/>
        <w:rPr>
          <w:bCs/>
          <w:sz w:val="24"/>
        </w:rPr>
      </w:pPr>
      <w:r w:rsidRPr="00826547">
        <w:rPr>
          <w:bCs/>
          <w:sz w:val="24"/>
        </w:rPr>
        <w:t>视频读取方法</w:t>
      </w:r>
      <w:r>
        <w:rPr>
          <w:rFonts w:hint="eastAsia"/>
          <w:bCs/>
          <w:sz w:val="24"/>
        </w:rPr>
        <w:t>：</w:t>
      </w:r>
      <w:r w:rsidR="000D7DB0" w:rsidRPr="00826547">
        <w:rPr>
          <w:bCs/>
          <w:sz w:val="24"/>
        </w:rPr>
        <w:t>使用</w:t>
      </w:r>
      <w:r w:rsidR="000D7DB0" w:rsidRPr="00826547">
        <w:rPr>
          <w:bCs/>
          <w:sz w:val="24"/>
        </w:rPr>
        <w:t>OpenCV</w:t>
      </w:r>
      <w:r w:rsidR="000D7DB0" w:rsidRPr="00826547">
        <w:rPr>
          <w:bCs/>
          <w:sz w:val="24"/>
        </w:rPr>
        <w:t>的</w:t>
      </w:r>
      <w:r w:rsidR="000D7DB0" w:rsidRPr="00826547">
        <w:rPr>
          <w:bCs/>
          <w:sz w:val="24"/>
        </w:rPr>
        <w:t>VideoCapture</w:t>
      </w:r>
      <w:r w:rsidR="000D7DB0" w:rsidRPr="00826547">
        <w:rPr>
          <w:bCs/>
          <w:sz w:val="24"/>
        </w:rPr>
        <w:t>逐帧读取</w:t>
      </w:r>
      <w:r w:rsidR="000D7DB0" w:rsidRPr="00826547">
        <w:rPr>
          <w:bCs/>
          <w:sz w:val="24"/>
        </w:rPr>
        <w:t>.mp4/.avi/.mov/.mkv</w:t>
      </w:r>
      <w:r w:rsidR="000D7DB0" w:rsidRPr="00826547">
        <w:rPr>
          <w:bCs/>
          <w:sz w:val="24"/>
        </w:rPr>
        <w:t>格式视频，遍历数据集中</w:t>
      </w:r>
      <w:r w:rsidR="000D7DB0" w:rsidRPr="00826547">
        <w:rPr>
          <w:bCs/>
          <w:sz w:val="24"/>
        </w:rPr>
        <w:t>6</w:t>
      </w:r>
      <w:r w:rsidR="000D7DB0" w:rsidRPr="00826547">
        <w:rPr>
          <w:bCs/>
          <w:sz w:val="24"/>
        </w:rPr>
        <w:t>个动作类别文件夹，批量处理所有视频片段。</w:t>
      </w:r>
    </w:p>
    <w:p w14:paraId="2932F705" w14:textId="69FCEDF0" w:rsidR="000D7DB0" w:rsidRPr="00826547" w:rsidRDefault="00826547" w:rsidP="00826547">
      <w:pPr>
        <w:pStyle w:val="a4"/>
        <w:numPr>
          <w:ilvl w:val="0"/>
          <w:numId w:val="12"/>
        </w:numPr>
        <w:ind w:left="442" w:firstLineChars="0" w:hanging="442"/>
        <w:jc w:val="left"/>
        <w:rPr>
          <w:bCs/>
          <w:sz w:val="24"/>
        </w:rPr>
      </w:pPr>
      <w:r w:rsidRPr="00826547">
        <w:rPr>
          <w:bCs/>
          <w:sz w:val="24"/>
        </w:rPr>
        <w:t>人体关键点提取方法</w:t>
      </w:r>
      <w:r>
        <w:rPr>
          <w:rFonts w:hint="eastAsia"/>
          <w:bCs/>
          <w:sz w:val="24"/>
        </w:rPr>
        <w:t>：</w:t>
      </w:r>
      <w:r w:rsidR="000D7DB0" w:rsidRPr="00826547">
        <w:rPr>
          <w:bCs/>
          <w:sz w:val="24"/>
        </w:rPr>
        <w:t>调用</w:t>
      </w:r>
      <w:r w:rsidR="000D7DB0" w:rsidRPr="00826547">
        <w:rPr>
          <w:bCs/>
          <w:sz w:val="24"/>
        </w:rPr>
        <w:t>MediaPipePose</w:t>
      </w:r>
      <w:r w:rsidR="000D7DB0" w:rsidRPr="00826547">
        <w:rPr>
          <w:bCs/>
          <w:sz w:val="24"/>
        </w:rPr>
        <w:t>姿态估计模型，设置视频流工作模式、关键点平滑、检测与跟踪置信度阈值。单帧提取</w:t>
      </w:r>
      <w:r w:rsidR="000D7DB0" w:rsidRPr="00826547">
        <w:rPr>
          <w:bCs/>
          <w:sz w:val="24"/>
        </w:rPr>
        <w:t>33</w:t>
      </w:r>
      <w:r w:rsidR="000D7DB0" w:rsidRPr="00826547">
        <w:rPr>
          <w:bCs/>
          <w:sz w:val="24"/>
        </w:rPr>
        <w:t>个人体关键点，每个关键点包含</w:t>
      </w:r>
      <w:r w:rsidR="000D7DB0" w:rsidRPr="00826547">
        <w:rPr>
          <w:bCs/>
          <w:sz w:val="24"/>
        </w:rPr>
        <w:t>x</w:t>
      </w:r>
      <w:r w:rsidR="000D7DB0" w:rsidRPr="00826547">
        <w:rPr>
          <w:bCs/>
          <w:sz w:val="24"/>
        </w:rPr>
        <w:t>、</w:t>
      </w:r>
      <w:r w:rsidR="000D7DB0" w:rsidRPr="00826547">
        <w:rPr>
          <w:bCs/>
          <w:sz w:val="24"/>
        </w:rPr>
        <w:t>y</w:t>
      </w:r>
      <w:r w:rsidR="000D7DB0" w:rsidRPr="00826547">
        <w:rPr>
          <w:bCs/>
          <w:sz w:val="24"/>
        </w:rPr>
        <w:t>、</w:t>
      </w:r>
      <w:r w:rsidR="000D7DB0" w:rsidRPr="00826547">
        <w:rPr>
          <w:bCs/>
          <w:sz w:val="24"/>
        </w:rPr>
        <w:t>z</w:t>
      </w:r>
      <w:r w:rsidR="000D7DB0" w:rsidRPr="00826547">
        <w:rPr>
          <w:bCs/>
          <w:sz w:val="24"/>
        </w:rPr>
        <w:t>、</w:t>
      </w:r>
      <w:r w:rsidR="000D7DB0" w:rsidRPr="00826547">
        <w:rPr>
          <w:bCs/>
          <w:sz w:val="24"/>
        </w:rPr>
        <w:t>visibility4</w:t>
      </w:r>
      <w:r w:rsidR="000D7DB0" w:rsidRPr="00826547">
        <w:rPr>
          <w:bCs/>
          <w:sz w:val="24"/>
        </w:rPr>
        <w:t>个属性，将特征展平为</w:t>
      </w:r>
      <w:r w:rsidR="000D7DB0" w:rsidRPr="00826547">
        <w:rPr>
          <w:bCs/>
          <w:sz w:val="24"/>
        </w:rPr>
        <w:t>132</w:t>
      </w:r>
      <w:r w:rsidR="000D7DB0" w:rsidRPr="00826547">
        <w:rPr>
          <w:bCs/>
          <w:sz w:val="24"/>
        </w:rPr>
        <w:t>维一维向量，作为单帧特征；未检测到人体时填充全</w:t>
      </w:r>
      <w:r w:rsidR="000D7DB0" w:rsidRPr="00826547">
        <w:rPr>
          <w:bCs/>
          <w:sz w:val="24"/>
        </w:rPr>
        <w:t>0</w:t>
      </w:r>
      <w:r w:rsidR="000D7DB0" w:rsidRPr="00826547">
        <w:rPr>
          <w:bCs/>
          <w:sz w:val="24"/>
        </w:rPr>
        <w:t>向量，保证数据格式统一。</w:t>
      </w:r>
    </w:p>
    <w:p w14:paraId="6BEE6959" w14:textId="059D43D3" w:rsidR="000D7DB0" w:rsidRPr="00826547" w:rsidRDefault="00826547" w:rsidP="00826547">
      <w:pPr>
        <w:pStyle w:val="a4"/>
        <w:numPr>
          <w:ilvl w:val="0"/>
          <w:numId w:val="12"/>
        </w:numPr>
        <w:ind w:left="442" w:firstLineChars="0" w:hanging="442"/>
        <w:jc w:val="left"/>
        <w:rPr>
          <w:bCs/>
          <w:sz w:val="24"/>
        </w:rPr>
      </w:pPr>
      <w:r w:rsidRPr="00826547">
        <w:rPr>
          <w:bCs/>
          <w:sz w:val="24"/>
        </w:rPr>
        <w:t>时序序列重采样方法</w:t>
      </w:r>
      <w:r>
        <w:rPr>
          <w:rFonts w:hint="eastAsia"/>
          <w:bCs/>
          <w:sz w:val="24"/>
        </w:rPr>
        <w:t>：</w:t>
      </w:r>
      <w:r w:rsidR="000D7DB0" w:rsidRPr="00826547">
        <w:rPr>
          <w:bCs/>
          <w:sz w:val="24"/>
        </w:rPr>
        <w:t>不同视频原始帧数不统一，采用均匀等间隔重采样：通过</w:t>
      </w:r>
      <w:r w:rsidR="000D7DB0" w:rsidRPr="00826547">
        <w:rPr>
          <w:bCs/>
          <w:sz w:val="24"/>
        </w:rPr>
        <w:t>np.linspace</w:t>
      </w:r>
      <w:r w:rsidR="000D7DB0" w:rsidRPr="00826547">
        <w:rPr>
          <w:bCs/>
          <w:sz w:val="24"/>
        </w:rPr>
        <w:t>生成等距采样下标，将任意长度的视频帧序列统一重采样为</w:t>
      </w:r>
      <w:r w:rsidR="000D7DB0" w:rsidRPr="00826547">
        <w:rPr>
          <w:bCs/>
          <w:sz w:val="24"/>
        </w:rPr>
        <w:t>30</w:t>
      </w:r>
      <w:r w:rsidR="000D7DB0" w:rsidRPr="00826547">
        <w:rPr>
          <w:bCs/>
          <w:sz w:val="24"/>
        </w:rPr>
        <w:t>帧，最终单个视频样本尺寸固定为</w:t>
      </w:r>
      <w:r w:rsidR="000D7DB0" w:rsidRPr="00826547">
        <w:rPr>
          <w:bCs/>
          <w:sz w:val="24"/>
        </w:rPr>
        <w:t>[30,132]</w:t>
      </w:r>
      <w:r w:rsidR="000D7DB0" w:rsidRPr="00826547">
        <w:rPr>
          <w:bCs/>
          <w:sz w:val="24"/>
        </w:rPr>
        <w:t>。</w:t>
      </w:r>
    </w:p>
    <w:p w14:paraId="7C0D0CFD" w14:textId="10EFF8A2" w:rsidR="000D7DB0" w:rsidRPr="00826547" w:rsidRDefault="00826547" w:rsidP="00826547">
      <w:pPr>
        <w:pStyle w:val="a4"/>
        <w:numPr>
          <w:ilvl w:val="0"/>
          <w:numId w:val="12"/>
        </w:numPr>
        <w:ind w:left="442" w:firstLineChars="0" w:hanging="442"/>
        <w:jc w:val="left"/>
        <w:rPr>
          <w:bCs/>
          <w:sz w:val="24"/>
        </w:rPr>
      </w:pPr>
      <w:r w:rsidRPr="00826547">
        <w:rPr>
          <w:rFonts w:hint="eastAsia"/>
          <w:bCs/>
          <w:sz w:val="24"/>
        </w:rPr>
        <w:t>使用</w:t>
      </w:r>
      <w:r w:rsidR="000D7DB0" w:rsidRPr="00826547">
        <w:rPr>
          <w:bCs/>
          <w:sz w:val="24"/>
        </w:rPr>
        <w:t>骨架坐标归一化方法</w:t>
      </w:r>
      <w:r>
        <w:rPr>
          <w:rFonts w:hint="eastAsia"/>
          <w:bCs/>
          <w:sz w:val="24"/>
        </w:rPr>
        <w:t>：</w:t>
      </w:r>
      <w:r w:rsidR="000D7DB0" w:rsidRPr="00826547">
        <w:rPr>
          <w:bCs/>
          <w:sz w:val="24"/>
        </w:rPr>
        <w:t>消除拍摄位置、人体体型、画面尺度带来的干扰，做两步归一化</w:t>
      </w:r>
      <w:r>
        <w:rPr>
          <w:rFonts w:hint="eastAsia"/>
          <w:bCs/>
          <w:sz w:val="24"/>
        </w:rPr>
        <w:t>；</w:t>
      </w:r>
      <w:r w:rsidR="000D7DB0" w:rsidRPr="00826547">
        <w:rPr>
          <w:bCs/>
          <w:sz w:val="24"/>
        </w:rPr>
        <w:t>以人体左右髋部关键点的中心点作为全局坐标原</w:t>
      </w:r>
      <w:r w:rsidR="000D7DB0" w:rsidRPr="00826547">
        <w:rPr>
          <w:bCs/>
          <w:sz w:val="24"/>
        </w:rPr>
        <w:lastRenderedPageBreak/>
        <w:t>点，对所有关键点的</w:t>
      </w:r>
      <w:r w:rsidR="000D7DB0" w:rsidRPr="00826547">
        <w:rPr>
          <w:bCs/>
          <w:sz w:val="24"/>
        </w:rPr>
        <w:t>x</w:t>
      </w:r>
      <w:r w:rsidR="000D7DB0" w:rsidRPr="00826547">
        <w:rPr>
          <w:bCs/>
          <w:sz w:val="24"/>
        </w:rPr>
        <w:t>、</w:t>
      </w:r>
      <w:r w:rsidR="000D7DB0" w:rsidRPr="00826547">
        <w:rPr>
          <w:bCs/>
          <w:sz w:val="24"/>
        </w:rPr>
        <w:t>y</w:t>
      </w:r>
      <w:r w:rsidR="000D7DB0" w:rsidRPr="00826547">
        <w:rPr>
          <w:bCs/>
          <w:sz w:val="24"/>
        </w:rPr>
        <w:t>坐标做平移；以左右肩宽度作为尺度基准，对坐标进行缩放；增加除零保护，避免分母为</w:t>
      </w:r>
      <w:r w:rsidR="000D7DB0" w:rsidRPr="00826547">
        <w:rPr>
          <w:bCs/>
          <w:sz w:val="24"/>
        </w:rPr>
        <w:t>0</w:t>
      </w:r>
      <w:r w:rsidR="000D7DB0" w:rsidRPr="00826547">
        <w:rPr>
          <w:bCs/>
          <w:sz w:val="24"/>
        </w:rPr>
        <w:t>造成计算错误。</w:t>
      </w:r>
    </w:p>
    <w:p w14:paraId="05AAD52D" w14:textId="5832D8D6" w:rsidR="000D7DB0" w:rsidRPr="00826547" w:rsidRDefault="000D7DB0" w:rsidP="00826547">
      <w:pPr>
        <w:pStyle w:val="a4"/>
        <w:numPr>
          <w:ilvl w:val="0"/>
          <w:numId w:val="12"/>
        </w:numPr>
        <w:ind w:left="442" w:firstLineChars="0" w:hanging="442"/>
        <w:jc w:val="left"/>
        <w:rPr>
          <w:bCs/>
          <w:sz w:val="24"/>
        </w:rPr>
      </w:pPr>
      <w:r w:rsidRPr="00826547">
        <w:rPr>
          <w:bCs/>
          <w:sz w:val="24"/>
        </w:rPr>
        <w:t>数据集划分</w:t>
      </w:r>
      <w:r w:rsidR="00826547">
        <w:rPr>
          <w:rFonts w:hint="eastAsia"/>
          <w:bCs/>
          <w:sz w:val="24"/>
        </w:rPr>
        <w:t>：</w:t>
      </w:r>
      <w:r w:rsidRPr="00826547">
        <w:rPr>
          <w:bCs/>
          <w:sz w:val="24"/>
        </w:rPr>
        <w:t>采用分层随机划分，按照</w:t>
      </w:r>
      <w:r w:rsidRPr="00826547">
        <w:rPr>
          <w:bCs/>
          <w:sz w:val="24"/>
        </w:rPr>
        <w:t>8:2</w:t>
      </w:r>
      <w:r w:rsidRPr="00826547">
        <w:rPr>
          <w:bCs/>
          <w:sz w:val="24"/>
        </w:rPr>
        <w:t>比例划分为训练集与测试集，设置随机种子保证实验可复现；分层划分保证训练集、测试集内</w:t>
      </w:r>
      <w:r w:rsidRPr="00826547">
        <w:rPr>
          <w:bCs/>
          <w:sz w:val="24"/>
        </w:rPr>
        <w:t>6</w:t>
      </w:r>
      <w:r w:rsidRPr="00826547">
        <w:rPr>
          <w:bCs/>
          <w:sz w:val="24"/>
        </w:rPr>
        <w:t>类动作的样本分布与原数据集一致。</w:t>
      </w:r>
    </w:p>
    <w:p w14:paraId="19551BEC" w14:textId="7605D114" w:rsidR="000D7DB0" w:rsidRDefault="000D7DB0" w:rsidP="00826547">
      <w:pPr>
        <w:pStyle w:val="a4"/>
        <w:numPr>
          <w:ilvl w:val="0"/>
          <w:numId w:val="12"/>
        </w:numPr>
        <w:ind w:left="442" w:firstLineChars="0" w:hanging="442"/>
        <w:jc w:val="left"/>
        <w:rPr>
          <w:bCs/>
          <w:sz w:val="24"/>
        </w:rPr>
      </w:pPr>
      <w:r w:rsidRPr="00826547">
        <w:rPr>
          <w:bCs/>
          <w:sz w:val="24"/>
        </w:rPr>
        <w:t>数据保存</w:t>
      </w:r>
      <w:r w:rsidR="00826547">
        <w:rPr>
          <w:rFonts w:hint="eastAsia"/>
          <w:bCs/>
          <w:sz w:val="24"/>
        </w:rPr>
        <w:t>：</w:t>
      </w:r>
      <w:r w:rsidRPr="00826547">
        <w:rPr>
          <w:bCs/>
          <w:sz w:val="24"/>
        </w:rPr>
        <w:t>将特征与标签分别保存为</w:t>
      </w:r>
      <w:r w:rsidRPr="00826547">
        <w:rPr>
          <w:bCs/>
          <w:sz w:val="24"/>
        </w:rPr>
        <w:t>.npy</w:t>
      </w:r>
      <w:r w:rsidRPr="00826547">
        <w:rPr>
          <w:bCs/>
          <w:sz w:val="24"/>
        </w:rPr>
        <w:t>格式数组文件；同时生成</w:t>
      </w:r>
      <w:r w:rsidRPr="00826547">
        <w:rPr>
          <w:bCs/>
          <w:sz w:val="24"/>
        </w:rPr>
        <w:t>label_map.json</w:t>
      </w:r>
      <w:r w:rsidRPr="00826547">
        <w:rPr>
          <w:bCs/>
          <w:sz w:val="24"/>
        </w:rPr>
        <w:t>，存储「动作名称</w:t>
      </w:r>
      <w:r w:rsidRPr="00826547">
        <w:rPr>
          <w:bCs/>
          <w:sz w:val="24"/>
        </w:rPr>
        <w:t>→</w:t>
      </w:r>
      <w:r w:rsidRPr="00826547">
        <w:rPr>
          <w:bCs/>
          <w:sz w:val="24"/>
        </w:rPr>
        <w:t>编号」「编号</w:t>
      </w:r>
      <w:r w:rsidRPr="00826547">
        <w:rPr>
          <w:bCs/>
          <w:sz w:val="24"/>
        </w:rPr>
        <w:t>→</w:t>
      </w:r>
      <w:r w:rsidRPr="00826547">
        <w:rPr>
          <w:bCs/>
          <w:sz w:val="24"/>
        </w:rPr>
        <w:t>动作名称」双向映射关系，用于后续结果解析。</w:t>
      </w:r>
    </w:p>
    <w:p w14:paraId="0C57DF97" w14:textId="4A64D2EE" w:rsidR="00E77F21" w:rsidRDefault="00E77F21" w:rsidP="00E77F21">
      <w:pPr>
        <w:pStyle w:val="a4"/>
        <w:numPr>
          <w:ilvl w:val="0"/>
          <w:numId w:val="11"/>
        </w:numPr>
        <w:spacing w:line="360" w:lineRule="auto"/>
        <w:ind w:firstLineChars="0"/>
        <w:rPr>
          <w:b/>
          <w:sz w:val="24"/>
        </w:rPr>
      </w:pPr>
      <w:r w:rsidRPr="00E77F21">
        <w:rPr>
          <w:b/>
          <w:sz w:val="24"/>
        </w:rPr>
        <w:t>模型定义</w:t>
      </w:r>
    </w:p>
    <w:p w14:paraId="1113AC27" w14:textId="300826DC" w:rsidR="00E77F21" w:rsidRPr="000F7205" w:rsidRDefault="00E77F21" w:rsidP="000F7205">
      <w:pPr>
        <w:wordWrap w:val="0"/>
        <w:ind w:firstLineChars="200" w:firstLine="480"/>
        <w:jc w:val="left"/>
        <w:rPr>
          <w:bCs/>
          <w:sz w:val="24"/>
        </w:rPr>
      </w:pPr>
      <w:r w:rsidRPr="000F7205">
        <w:rPr>
          <w:bCs/>
          <w:sz w:val="24"/>
        </w:rPr>
        <w:t>搭建基于</w:t>
      </w:r>
      <w:r w:rsidRPr="000F7205">
        <w:rPr>
          <w:bCs/>
          <w:sz w:val="24"/>
        </w:rPr>
        <w:t>TransformerEncoder</w:t>
      </w:r>
      <w:r w:rsidRPr="000F7205">
        <w:rPr>
          <w:bCs/>
          <w:sz w:val="24"/>
        </w:rPr>
        <w:t>的轻量骨架时序分类模型</w:t>
      </w:r>
      <w:r w:rsidRPr="000F7205">
        <w:rPr>
          <w:bCs/>
          <w:sz w:val="24"/>
        </w:rPr>
        <w:t>SkeletonTransformer</w:t>
      </w:r>
      <w:r w:rsidRPr="000F7205">
        <w:rPr>
          <w:bCs/>
          <w:sz w:val="24"/>
        </w:rPr>
        <w:t>，将</w:t>
      </w:r>
      <w:r w:rsidRPr="000F7205">
        <w:rPr>
          <w:bCs/>
          <w:sz w:val="24"/>
        </w:rPr>
        <w:t>30</w:t>
      </w:r>
      <w:r w:rsidRPr="000F7205">
        <w:rPr>
          <w:bCs/>
          <w:sz w:val="24"/>
        </w:rPr>
        <w:t>帧骨架序列作为时序输入，完成</w:t>
      </w:r>
      <w:r w:rsidRPr="000F7205">
        <w:rPr>
          <w:bCs/>
          <w:sz w:val="24"/>
        </w:rPr>
        <w:t>6</w:t>
      </w:r>
      <w:r w:rsidRPr="000F7205">
        <w:rPr>
          <w:bCs/>
          <w:sz w:val="24"/>
        </w:rPr>
        <w:t>类羽毛球动作分类。</w:t>
      </w:r>
    </w:p>
    <w:p w14:paraId="045D68EA" w14:textId="35E3AC51" w:rsidR="00E77F21" w:rsidRPr="00E77F21" w:rsidRDefault="00E77F21" w:rsidP="000F7205">
      <w:pPr>
        <w:pStyle w:val="a4"/>
        <w:numPr>
          <w:ilvl w:val="0"/>
          <w:numId w:val="28"/>
        </w:numPr>
        <w:ind w:firstLineChars="0"/>
        <w:jc w:val="left"/>
        <w:rPr>
          <w:bCs/>
          <w:sz w:val="24"/>
        </w:rPr>
      </w:pPr>
      <w:r w:rsidRPr="00E77F21">
        <w:rPr>
          <w:bCs/>
          <w:sz w:val="24"/>
        </w:rPr>
        <w:t>特征维度映射</w:t>
      </w:r>
      <w:r>
        <w:rPr>
          <w:rFonts w:hint="eastAsia"/>
          <w:bCs/>
          <w:sz w:val="24"/>
        </w:rPr>
        <w:t>：</w:t>
      </w:r>
      <w:r w:rsidRPr="00E77F21">
        <w:rPr>
          <w:bCs/>
          <w:sz w:val="24"/>
        </w:rPr>
        <w:t>使用全连接线性层，将单帧</w:t>
      </w:r>
      <w:r w:rsidRPr="00E77F21">
        <w:rPr>
          <w:bCs/>
          <w:sz w:val="24"/>
        </w:rPr>
        <w:t>132</w:t>
      </w:r>
      <w:r w:rsidRPr="00E77F21">
        <w:rPr>
          <w:bCs/>
          <w:sz w:val="24"/>
        </w:rPr>
        <w:t>维原始骨架特征，映射为</w:t>
      </w:r>
      <w:r w:rsidRPr="00E77F21">
        <w:rPr>
          <w:bCs/>
          <w:sz w:val="24"/>
        </w:rPr>
        <w:t>Transformer</w:t>
      </w:r>
      <w:r w:rsidRPr="00E77F21">
        <w:rPr>
          <w:bCs/>
          <w:sz w:val="24"/>
        </w:rPr>
        <w:t>模型指定的</w:t>
      </w:r>
      <w:r w:rsidRPr="00E77F21">
        <w:rPr>
          <w:bCs/>
          <w:sz w:val="24"/>
        </w:rPr>
        <w:t>128</w:t>
      </w:r>
      <w:r w:rsidRPr="00E77F21">
        <w:rPr>
          <w:bCs/>
          <w:sz w:val="24"/>
        </w:rPr>
        <w:t>维隐特征，统一模型输入维度。</w:t>
      </w:r>
    </w:p>
    <w:p w14:paraId="0C76F0D2" w14:textId="10C1D4B4" w:rsidR="00E77F21" w:rsidRPr="00E77F21" w:rsidRDefault="00E77F21" w:rsidP="000F7205">
      <w:pPr>
        <w:pStyle w:val="a4"/>
        <w:numPr>
          <w:ilvl w:val="0"/>
          <w:numId w:val="28"/>
        </w:numPr>
        <w:ind w:firstLineChars="0"/>
        <w:jc w:val="left"/>
        <w:rPr>
          <w:bCs/>
          <w:sz w:val="24"/>
        </w:rPr>
      </w:pPr>
      <w:r w:rsidRPr="00E77F21">
        <w:rPr>
          <w:bCs/>
          <w:sz w:val="24"/>
        </w:rPr>
        <w:t>位置编码方法</w:t>
      </w:r>
      <w:r>
        <w:rPr>
          <w:rFonts w:hint="eastAsia"/>
          <w:bCs/>
          <w:sz w:val="24"/>
        </w:rPr>
        <w:t>：</w:t>
      </w:r>
      <w:r w:rsidRPr="00E77F21">
        <w:rPr>
          <w:bCs/>
          <w:sz w:val="24"/>
        </w:rPr>
        <w:t>采用可学习位置编码，定义形状为</w:t>
      </w:r>
      <w:r w:rsidRPr="00E77F21">
        <w:rPr>
          <w:bCs/>
          <w:sz w:val="24"/>
        </w:rPr>
        <w:t>[1,30,128]</w:t>
      </w:r>
      <w:r w:rsidRPr="00E77F21">
        <w:rPr>
          <w:bCs/>
          <w:sz w:val="24"/>
        </w:rPr>
        <w:t>的可训练参数，与序列特征逐帧相加，为时序序列补充帧与帧之间的先后位置信息，解决</w:t>
      </w:r>
      <w:r w:rsidRPr="00E77F21">
        <w:rPr>
          <w:bCs/>
          <w:sz w:val="24"/>
        </w:rPr>
        <w:t>Transformer</w:t>
      </w:r>
      <w:r w:rsidRPr="00E77F21">
        <w:rPr>
          <w:bCs/>
          <w:sz w:val="24"/>
        </w:rPr>
        <w:t>无法感知时序顺序的问题。</w:t>
      </w:r>
    </w:p>
    <w:p w14:paraId="2F6CB3EC" w14:textId="1B101FAE" w:rsidR="00E77F21" w:rsidRPr="00E77F21" w:rsidRDefault="00E77F21" w:rsidP="000F7205">
      <w:pPr>
        <w:pStyle w:val="a4"/>
        <w:numPr>
          <w:ilvl w:val="0"/>
          <w:numId w:val="28"/>
        </w:numPr>
        <w:ind w:firstLineChars="0"/>
        <w:jc w:val="left"/>
        <w:rPr>
          <w:bCs/>
          <w:sz w:val="24"/>
        </w:rPr>
      </w:pPr>
      <w:r w:rsidRPr="00E77F21">
        <w:rPr>
          <w:bCs/>
          <w:sz w:val="24"/>
        </w:rPr>
        <w:t>TransformerEncoder</w:t>
      </w:r>
      <w:r w:rsidRPr="00E77F21">
        <w:rPr>
          <w:bCs/>
          <w:sz w:val="24"/>
        </w:rPr>
        <w:t>时序建模</w:t>
      </w:r>
      <w:r>
        <w:rPr>
          <w:rFonts w:hint="eastAsia"/>
          <w:bCs/>
          <w:sz w:val="24"/>
        </w:rPr>
        <w:t>：</w:t>
      </w:r>
      <w:r w:rsidRPr="00E77F21">
        <w:rPr>
          <w:bCs/>
          <w:sz w:val="24"/>
        </w:rPr>
        <w:t>堆叠</w:t>
      </w:r>
      <w:r w:rsidRPr="00E77F21">
        <w:rPr>
          <w:bCs/>
          <w:sz w:val="24"/>
        </w:rPr>
        <w:t>2</w:t>
      </w:r>
      <w:r w:rsidRPr="00E77F21">
        <w:rPr>
          <w:bCs/>
          <w:sz w:val="24"/>
        </w:rPr>
        <w:t>层</w:t>
      </w:r>
      <w:r w:rsidRPr="00E77F21">
        <w:rPr>
          <w:bCs/>
          <w:sz w:val="24"/>
        </w:rPr>
        <w:t>TransformerEncoder</w:t>
      </w:r>
      <w:r w:rsidRPr="00E77F21">
        <w:rPr>
          <w:bCs/>
          <w:sz w:val="24"/>
        </w:rPr>
        <w:t>，配置</w:t>
      </w:r>
      <w:r w:rsidRPr="00E77F21">
        <w:rPr>
          <w:bCs/>
          <w:sz w:val="24"/>
        </w:rPr>
        <w:t>4</w:t>
      </w:r>
      <w:r w:rsidRPr="00E77F21">
        <w:rPr>
          <w:bCs/>
          <w:sz w:val="24"/>
        </w:rPr>
        <w:t>头多头注意力、</w:t>
      </w:r>
      <w:r w:rsidRPr="00E77F21">
        <w:rPr>
          <w:bCs/>
          <w:sz w:val="24"/>
        </w:rPr>
        <w:t>256</w:t>
      </w:r>
      <w:r w:rsidRPr="00E77F21">
        <w:rPr>
          <w:bCs/>
          <w:sz w:val="24"/>
        </w:rPr>
        <w:t>维前馈网络、</w:t>
      </w:r>
      <w:r w:rsidRPr="00E77F21">
        <w:rPr>
          <w:bCs/>
          <w:sz w:val="24"/>
        </w:rPr>
        <w:t>0.1</w:t>
      </w:r>
      <w:r w:rsidRPr="00E77F21">
        <w:rPr>
          <w:bCs/>
          <w:sz w:val="24"/>
        </w:rPr>
        <w:t>概率</w:t>
      </w:r>
      <w:r w:rsidRPr="00E77F21">
        <w:rPr>
          <w:bCs/>
          <w:sz w:val="24"/>
        </w:rPr>
        <w:t>Dropout</w:t>
      </w:r>
      <w:r w:rsidRPr="00E77F21">
        <w:rPr>
          <w:bCs/>
          <w:sz w:val="24"/>
        </w:rPr>
        <w:t>；依靠多头自注意力机制，自动学习不同帧骨架特征之间的时序依赖关系，挖掘击球动作的运动规律。</w:t>
      </w:r>
    </w:p>
    <w:p w14:paraId="2B3C9700" w14:textId="532D1EC9" w:rsidR="00E77F21" w:rsidRPr="00E77F21" w:rsidRDefault="00E77F21" w:rsidP="000F7205">
      <w:pPr>
        <w:pStyle w:val="a4"/>
        <w:numPr>
          <w:ilvl w:val="0"/>
          <w:numId w:val="28"/>
        </w:numPr>
        <w:ind w:firstLineChars="0"/>
        <w:jc w:val="left"/>
        <w:rPr>
          <w:bCs/>
          <w:sz w:val="24"/>
        </w:rPr>
      </w:pPr>
      <w:r w:rsidRPr="00E77F21">
        <w:rPr>
          <w:bCs/>
          <w:sz w:val="24"/>
        </w:rPr>
        <w:t>全局特征聚合方法</w:t>
      </w:r>
      <w:r>
        <w:rPr>
          <w:rFonts w:hint="eastAsia"/>
          <w:bCs/>
          <w:sz w:val="24"/>
        </w:rPr>
        <w:t>：</w:t>
      </w:r>
      <w:r w:rsidRPr="00E77F21">
        <w:rPr>
          <w:bCs/>
          <w:sz w:val="24"/>
        </w:rPr>
        <w:t>对</w:t>
      </w:r>
      <w:r w:rsidRPr="00E77F21">
        <w:rPr>
          <w:bCs/>
          <w:sz w:val="24"/>
        </w:rPr>
        <w:t>30</w:t>
      </w:r>
      <w:r w:rsidRPr="00E77F21">
        <w:rPr>
          <w:bCs/>
          <w:sz w:val="24"/>
        </w:rPr>
        <w:t>帧时序特征做全局平均池化，将</w:t>
      </w:r>
      <w:r w:rsidRPr="00E77F21">
        <w:rPr>
          <w:bCs/>
          <w:sz w:val="24"/>
        </w:rPr>
        <w:t>[B,30,128]</w:t>
      </w:r>
      <w:r w:rsidRPr="00E77F21">
        <w:rPr>
          <w:bCs/>
          <w:sz w:val="24"/>
        </w:rPr>
        <w:t>的二维时序特征压缩为</w:t>
      </w:r>
      <w:r w:rsidRPr="00E77F21">
        <w:rPr>
          <w:bCs/>
          <w:sz w:val="24"/>
        </w:rPr>
        <w:t>[B,128]</w:t>
      </w:r>
      <w:r w:rsidRPr="00E77F21">
        <w:rPr>
          <w:bCs/>
          <w:sz w:val="24"/>
        </w:rPr>
        <w:t>一维全局特征，融合整段视频的动作信息。</w:t>
      </w:r>
    </w:p>
    <w:p w14:paraId="2D5236D5" w14:textId="2C7F0119" w:rsidR="00E77F21" w:rsidRPr="00E77F21" w:rsidRDefault="00E77F21" w:rsidP="000F7205">
      <w:pPr>
        <w:pStyle w:val="a4"/>
        <w:numPr>
          <w:ilvl w:val="0"/>
          <w:numId w:val="28"/>
        </w:numPr>
        <w:ind w:firstLineChars="0"/>
        <w:jc w:val="left"/>
        <w:rPr>
          <w:bCs/>
          <w:sz w:val="24"/>
        </w:rPr>
      </w:pPr>
      <w:r w:rsidRPr="00E77F21">
        <w:rPr>
          <w:bCs/>
          <w:sz w:val="24"/>
        </w:rPr>
        <w:t>分类输出方法</w:t>
      </w:r>
      <w:r>
        <w:rPr>
          <w:rFonts w:hint="eastAsia"/>
          <w:bCs/>
          <w:sz w:val="24"/>
        </w:rPr>
        <w:t>：</w:t>
      </w:r>
      <w:r w:rsidRPr="00E77F21">
        <w:rPr>
          <w:bCs/>
          <w:sz w:val="24"/>
        </w:rPr>
        <w:t>池化后的特征经过</w:t>
      </w:r>
      <w:r w:rsidRPr="00E77F21">
        <w:rPr>
          <w:bCs/>
          <w:sz w:val="24"/>
        </w:rPr>
        <w:t>Dropout</w:t>
      </w:r>
      <w:r w:rsidRPr="00E77F21">
        <w:rPr>
          <w:bCs/>
          <w:sz w:val="24"/>
        </w:rPr>
        <w:t>正则化，再通过全连接分类层，输出</w:t>
      </w:r>
      <w:r w:rsidRPr="00E77F21">
        <w:rPr>
          <w:bCs/>
          <w:sz w:val="24"/>
        </w:rPr>
        <w:t>6</w:t>
      </w:r>
      <w:r w:rsidRPr="00E77F21">
        <w:rPr>
          <w:bCs/>
          <w:sz w:val="24"/>
        </w:rPr>
        <w:t>个类别的预测得分（</w:t>
      </w:r>
      <w:r w:rsidRPr="00E77F21">
        <w:rPr>
          <w:bCs/>
          <w:sz w:val="24"/>
        </w:rPr>
        <w:t>logits</w:t>
      </w:r>
      <w:r w:rsidRPr="00E77F21">
        <w:rPr>
          <w:bCs/>
          <w:sz w:val="24"/>
        </w:rPr>
        <w:t>），适配</w:t>
      </w:r>
      <w:r w:rsidRPr="00E77F21">
        <w:rPr>
          <w:bCs/>
          <w:sz w:val="24"/>
        </w:rPr>
        <w:t>6</w:t>
      </w:r>
      <w:r w:rsidRPr="00E77F21">
        <w:rPr>
          <w:bCs/>
          <w:sz w:val="24"/>
        </w:rPr>
        <w:t>分类任务。</w:t>
      </w:r>
    </w:p>
    <w:p w14:paraId="29FBFA0A" w14:textId="0E76C54C" w:rsidR="00E77F21" w:rsidRDefault="00E77F21" w:rsidP="00E77F21">
      <w:pPr>
        <w:pStyle w:val="a4"/>
        <w:numPr>
          <w:ilvl w:val="0"/>
          <w:numId w:val="11"/>
        </w:numPr>
        <w:spacing w:line="360" w:lineRule="auto"/>
        <w:ind w:firstLineChars="0"/>
        <w:rPr>
          <w:b/>
          <w:sz w:val="24"/>
        </w:rPr>
      </w:pPr>
      <w:r w:rsidRPr="00E77F21">
        <w:rPr>
          <w:b/>
          <w:sz w:val="24"/>
        </w:rPr>
        <w:t>模型训练</w:t>
      </w:r>
    </w:p>
    <w:p w14:paraId="020EA3E7" w14:textId="03775310" w:rsidR="00C56CF3" w:rsidRPr="00110A79" w:rsidRDefault="00C56CF3" w:rsidP="00110A79">
      <w:pPr>
        <w:ind w:firstLineChars="200" w:firstLine="480"/>
        <w:rPr>
          <w:bCs/>
          <w:sz w:val="24"/>
        </w:rPr>
      </w:pPr>
      <w:r w:rsidRPr="00110A79">
        <w:rPr>
          <w:bCs/>
          <w:sz w:val="24"/>
        </w:rPr>
        <w:t>加载预处理好的训练集、测试集数据，完成模型迭代训练、指标统计、模型权重保存与训练曲线绘制。</w:t>
      </w:r>
    </w:p>
    <w:p w14:paraId="78AE5915" w14:textId="62752F4E" w:rsidR="00C56CF3" w:rsidRPr="00C56CF3" w:rsidRDefault="00C56CF3" w:rsidP="00110A79">
      <w:pPr>
        <w:pStyle w:val="a4"/>
        <w:numPr>
          <w:ilvl w:val="0"/>
          <w:numId w:val="19"/>
        </w:numPr>
        <w:ind w:left="442" w:firstLineChars="0" w:hanging="442"/>
        <w:jc w:val="left"/>
        <w:rPr>
          <w:bCs/>
          <w:sz w:val="24"/>
        </w:rPr>
      </w:pPr>
      <w:r w:rsidRPr="00C56CF3">
        <w:rPr>
          <w:bCs/>
          <w:sz w:val="24"/>
        </w:rPr>
        <w:t>自定义数据集加载</w:t>
      </w:r>
      <w:r w:rsidRPr="00C56CF3">
        <w:rPr>
          <w:rFonts w:hint="eastAsia"/>
          <w:bCs/>
          <w:sz w:val="24"/>
        </w:rPr>
        <w:t>：</w:t>
      </w:r>
      <w:r w:rsidRPr="00C56CF3">
        <w:rPr>
          <w:bCs/>
          <w:sz w:val="24"/>
        </w:rPr>
        <w:t>继承</w:t>
      </w:r>
      <w:r w:rsidRPr="00C56CF3">
        <w:rPr>
          <w:bCs/>
          <w:sz w:val="24"/>
        </w:rPr>
        <w:t>PyTorchDataset</w:t>
      </w:r>
      <w:r w:rsidRPr="00C56CF3">
        <w:rPr>
          <w:bCs/>
          <w:sz w:val="24"/>
        </w:rPr>
        <w:t>类封装数据集，将</w:t>
      </w:r>
      <w:r w:rsidRPr="00C56CF3">
        <w:rPr>
          <w:bCs/>
          <w:sz w:val="24"/>
        </w:rPr>
        <w:t>.npy</w:t>
      </w:r>
      <w:r w:rsidRPr="00C56CF3">
        <w:rPr>
          <w:bCs/>
          <w:sz w:val="24"/>
        </w:rPr>
        <w:t>数据转为张量格式；配合</w:t>
      </w:r>
      <w:r w:rsidRPr="00C56CF3">
        <w:rPr>
          <w:bCs/>
          <w:sz w:val="24"/>
        </w:rPr>
        <w:t>DataLoader</w:t>
      </w:r>
      <w:r w:rsidRPr="00C56CF3">
        <w:rPr>
          <w:bCs/>
          <w:sz w:val="24"/>
        </w:rPr>
        <w:t>实现批次读取、随机打乱，设置批次大小为</w:t>
      </w:r>
      <w:r w:rsidRPr="00C56CF3">
        <w:rPr>
          <w:bCs/>
          <w:sz w:val="24"/>
        </w:rPr>
        <w:t>16</w:t>
      </w:r>
      <w:r w:rsidRPr="00C56CF3">
        <w:rPr>
          <w:bCs/>
          <w:sz w:val="24"/>
        </w:rPr>
        <w:t>。</w:t>
      </w:r>
    </w:p>
    <w:p w14:paraId="342F99FD" w14:textId="415DCB25" w:rsidR="00C56CF3" w:rsidRPr="00C56CF3" w:rsidRDefault="00C56CF3" w:rsidP="00110A79">
      <w:pPr>
        <w:pStyle w:val="a4"/>
        <w:numPr>
          <w:ilvl w:val="0"/>
          <w:numId w:val="19"/>
        </w:numPr>
        <w:ind w:left="442" w:firstLineChars="0" w:hanging="442"/>
        <w:jc w:val="left"/>
        <w:rPr>
          <w:bCs/>
          <w:sz w:val="24"/>
        </w:rPr>
      </w:pPr>
      <w:r w:rsidRPr="00C56CF3">
        <w:rPr>
          <w:bCs/>
          <w:sz w:val="24"/>
        </w:rPr>
        <w:t>训练环境适配</w:t>
      </w:r>
      <w:r w:rsidRPr="00C56CF3">
        <w:rPr>
          <w:rFonts w:hint="eastAsia"/>
          <w:bCs/>
          <w:sz w:val="24"/>
        </w:rPr>
        <w:t>：</w:t>
      </w:r>
      <w:r w:rsidRPr="00C56CF3">
        <w:rPr>
          <w:bCs/>
          <w:sz w:val="24"/>
        </w:rPr>
        <w:t>自动检测设备，优先使用</w:t>
      </w:r>
      <w:r w:rsidRPr="00C56CF3">
        <w:rPr>
          <w:bCs/>
          <w:sz w:val="24"/>
        </w:rPr>
        <w:t>CUDA</w:t>
      </w:r>
      <w:r w:rsidRPr="00C56CF3">
        <w:rPr>
          <w:bCs/>
          <w:sz w:val="24"/>
        </w:rPr>
        <w:t>显卡训练，无</w:t>
      </w:r>
      <w:r w:rsidRPr="00C56CF3">
        <w:rPr>
          <w:bCs/>
          <w:sz w:val="24"/>
        </w:rPr>
        <w:t>GPU</w:t>
      </w:r>
      <w:r w:rsidRPr="00C56CF3">
        <w:rPr>
          <w:bCs/>
          <w:sz w:val="24"/>
        </w:rPr>
        <w:t>时使用</w:t>
      </w:r>
      <w:r w:rsidRPr="00C56CF3">
        <w:rPr>
          <w:bCs/>
          <w:sz w:val="24"/>
        </w:rPr>
        <w:t>CPU</w:t>
      </w:r>
      <w:r w:rsidRPr="00C56CF3">
        <w:rPr>
          <w:bCs/>
          <w:sz w:val="24"/>
        </w:rPr>
        <w:t>，模型与数据统一迁移至对应设备。</w:t>
      </w:r>
    </w:p>
    <w:p w14:paraId="6C25EECC" w14:textId="59F74D09" w:rsidR="00C56CF3" w:rsidRPr="00C56CF3" w:rsidRDefault="00C56CF3" w:rsidP="00110A79">
      <w:pPr>
        <w:pStyle w:val="a4"/>
        <w:numPr>
          <w:ilvl w:val="0"/>
          <w:numId w:val="19"/>
        </w:numPr>
        <w:ind w:left="442" w:firstLineChars="0" w:hanging="442"/>
        <w:jc w:val="left"/>
        <w:rPr>
          <w:bCs/>
          <w:sz w:val="24"/>
        </w:rPr>
      </w:pPr>
      <w:r w:rsidRPr="00C56CF3">
        <w:rPr>
          <w:bCs/>
          <w:sz w:val="24"/>
        </w:rPr>
        <w:t>损失函数与优化器选择</w:t>
      </w:r>
      <w:r w:rsidRPr="00C56CF3">
        <w:rPr>
          <w:rFonts w:hint="eastAsia"/>
          <w:bCs/>
          <w:sz w:val="24"/>
        </w:rPr>
        <w:t>：</w:t>
      </w:r>
      <w:r w:rsidRPr="00C56CF3">
        <w:rPr>
          <w:bCs/>
          <w:sz w:val="24"/>
        </w:rPr>
        <w:t>损失函数：使用交叉熵损失</w:t>
      </w:r>
      <w:r w:rsidRPr="00C56CF3">
        <w:rPr>
          <w:bCs/>
          <w:sz w:val="24"/>
        </w:rPr>
        <w:t>CrossEntropyLoss</w:t>
      </w:r>
      <w:r w:rsidRPr="00C56CF3">
        <w:rPr>
          <w:bCs/>
          <w:sz w:val="24"/>
        </w:rPr>
        <w:t>，适用于多类别分类任务，计算预测分布与真实标签的差距；优化器：使用</w:t>
      </w:r>
      <w:r w:rsidRPr="00C56CF3">
        <w:rPr>
          <w:bCs/>
          <w:sz w:val="24"/>
        </w:rPr>
        <w:t>Adam</w:t>
      </w:r>
      <w:r w:rsidRPr="00C56CF3">
        <w:rPr>
          <w:bCs/>
          <w:sz w:val="24"/>
        </w:rPr>
        <w:t>自适应学习率优化器，初始学习率设置为</w:t>
      </w:r>
      <w:r w:rsidRPr="00C56CF3">
        <w:rPr>
          <w:bCs/>
          <w:sz w:val="24"/>
        </w:rPr>
        <w:t>1e-3</w:t>
      </w:r>
      <w:r w:rsidRPr="00C56CF3">
        <w:rPr>
          <w:bCs/>
          <w:sz w:val="24"/>
        </w:rPr>
        <w:t>，自动更新模型参数以最小化损失。</w:t>
      </w:r>
    </w:p>
    <w:p w14:paraId="6C284D0D" w14:textId="67965954" w:rsidR="00C56CF3" w:rsidRPr="00C56CF3" w:rsidRDefault="00C56CF3" w:rsidP="00110A79">
      <w:pPr>
        <w:pStyle w:val="a4"/>
        <w:numPr>
          <w:ilvl w:val="0"/>
          <w:numId w:val="19"/>
        </w:numPr>
        <w:ind w:left="442" w:firstLineChars="0" w:hanging="442"/>
        <w:jc w:val="left"/>
        <w:rPr>
          <w:bCs/>
          <w:sz w:val="24"/>
        </w:rPr>
      </w:pPr>
      <w:r w:rsidRPr="00C56CF3">
        <w:rPr>
          <w:bCs/>
          <w:sz w:val="24"/>
        </w:rPr>
        <w:t>标准训练迭代流程</w:t>
      </w:r>
      <w:r w:rsidRPr="00C56CF3">
        <w:rPr>
          <w:rFonts w:hint="eastAsia"/>
          <w:bCs/>
          <w:sz w:val="24"/>
        </w:rPr>
        <w:t>：</w:t>
      </w:r>
      <w:r w:rsidRPr="00C56CF3">
        <w:rPr>
          <w:bCs/>
          <w:sz w:val="24"/>
        </w:rPr>
        <w:t>循环训练</w:t>
      </w:r>
      <w:r w:rsidRPr="00C56CF3">
        <w:rPr>
          <w:bCs/>
          <w:sz w:val="24"/>
        </w:rPr>
        <w:t>40</w:t>
      </w:r>
      <w:r w:rsidRPr="00C56CF3">
        <w:rPr>
          <w:bCs/>
          <w:sz w:val="24"/>
        </w:rPr>
        <w:t>个轮次，每一轮执行完整训练流程：</w:t>
      </w:r>
    </w:p>
    <w:p w14:paraId="6120DE5C" w14:textId="4F698DE2" w:rsidR="00C56CF3" w:rsidRPr="00C56CF3" w:rsidRDefault="00C56CF3" w:rsidP="00F760C1">
      <w:pPr>
        <w:pStyle w:val="a4"/>
        <w:numPr>
          <w:ilvl w:val="0"/>
          <w:numId w:val="20"/>
        </w:numPr>
        <w:ind w:left="0" w:firstLineChars="0" w:firstLine="851"/>
        <w:jc w:val="left"/>
        <w:rPr>
          <w:bCs/>
          <w:sz w:val="24"/>
        </w:rPr>
      </w:pPr>
      <w:r w:rsidRPr="00C56CF3">
        <w:rPr>
          <w:bCs/>
          <w:sz w:val="24"/>
        </w:rPr>
        <w:t>开启</w:t>
      </w:r>
      <w:r w:rsidRPr="00C56CF3">
        <w:rPr>
          <w:bCs/>
          <w:sz w:val="24"/>
        </w:rPr>
        <w:t>model.train()</w:t>
      </w:r>
      <w:r w:rsidRPr="00C56CF3">
        <w:rPr>
          <w:bCs/>
          <w:sz w:val="24"/>
        </w:rPr>
        <w:t>训练模式，启用</w:t>
      </w:r>
      <w:r w:rsidRPr="00C56CF3">
        <w:rPr>
          <w:bCs/>
          <w:sz w:val="24"/>
        </w:rPr>
        <w:t>Dropout</w:t>
      </w:r>
      <w:r w:rsidRPr="00C56CF3">
        <w:rPr>
          <w:bCs/>
          <w:sz w:val="24"/>
        </w:rPr>
        <w:t>等正则层；</w:t>
      </w:r>
    </w:p>
    <w:p w14:paraId="44FF6C54" w14:textId="77777777" w:rsidR="00C56CF3" w:rsidRPr="00C56CF3" w:rsidRDefault="00C56CF3" w:rsidP="00F760C1">
      <w:pPr>
        <w:pStyle w:val="a4"/>
        <w:numPr>
          <w:ilvl w:val="0"/>
          <w:numId w:val="20"/>
        </w:numPr>
        <w:ind w:left="0" w:firstLineChars="0" w:firstLine="851"/>
        <w:jc w:val="left"/>
        <w:rPr>
          <w:bCs/>
          <w:sz w:val="24"/>
        </w:rPr>
      </w:pPr>
      <w:r w:rsidRPr="00C56CF3">
        <w:rPr>
          <w:bCs/>
          <w:sz w:val="24"/>
        </w:rPr>
        <w:t>批次数据前向传播，计算预测值与损失；</w:t>
      </w:r>
    </w:p>
    <w:p w14:paraId="15EBA47D" w14:textId="77777777" w:rsidR="00C56CF3" w:rsidRPr="00C56CF3" w:rsidRDefault="00C56CF3" w:rsidP="00F760C1">
      <w:pPr>
        <w:pStyle w:val="a4"/>
        <w:numPr>
          <w:ilvl w:val="0"/>
          <w:numId w:val="20"/>
        </w:numPr>
        <w:ind w:left="0" w:firstLineChars="0" w:firstLine="851"/>
        <w:jc w:val="left"/>
        <w:rPr>
          <w:bCs/>
          <w:sz w:val="24"/>
        </w:rPr>
      </w:pPr>
      <w:r w:rsidRPr="00C56CF3">
        <w:rPr>
          <w:bCs/>
          <w:sz w:val="24"/>
        </w:rPr>
        <w:t>梯度清零、反向传播、参数更新；</w:t>
      </w:r>
    </w:p>
    <w:p w14:paraId="0C121E50" w14:textId="77777777" w:rsidR="00C56CF3" w:rsidRPr="00C56CF3" w:rsidRDefault="00C56CF3" w:rsidP="00F760C1">
      <w:pPr>
        <w:pStyle w:val="a4"/>
        <w:numPr>
          <w:ilvl w:val="0"/>
          <w:numId w:val="20"/>
        </w:numPr>
        <w:ind w:left="0" w:firstLineChars="0" w:firstLine="851"/>
        <w:jc w:val="left"/>
        <w:rPr>
          <w:bCs/>
          <w:sz w:val="24"/>
        </w:rPr>
      </w:pPr>
      <w:r w:rsidRPr="00C56CF3">
        <w:rPr>
          <w:bCs/>
          <w:sz w:val="24"/>
        </w:rPr>
        <w:t>逐批次统计累计损失与分类准确率。</w:t>
      </w:r>
    </w:p>
    <w:p w14:paraId="6B740266" w14:textId="139CCE18" w:rsidR="00C56CF3" w:rsidRPr="00F760C1" w:rsidRDefault="00C56CF3" w:rsidP="00110A79">
      <w:pPr>
        <w:pStyle w:val="a4"/>
        <w:numPr>
          <w:ilvl w:val="0"/>
          <w:numId w:val="19"/>
        </w:numPr>
        <w:ind w:left="442" w:firstLineChars="0" w:hanging="442"/>
        <w:jc w:val="left"/>
        <w:rPr>
          <w:bCs/>
          <w:sz w:val="24"/>
        </w:rPr>
      </w:pPr>
      <w:r w:rsidRPr="00C56CF3">
        <w:rPr>
          <w:bCs/>
          <w:sz w:val="24"/>
        </w:rPr>
        <w:t>模型保存与可视化</w:t>
      </w:r>
      <w:r w:rsidRPr="00C56CF3">
        <w:rPr>
          <w:rFonts w:hint="eastAsia"/>
          <w:bCs/>
          <w:sz w:val="24"/>
        </w:rPr>
        <w:t>：</w:t>
      </w:r>
      <w:r w:rsidRPr="00C56CF3">
        <w:rPr>
          <w:bCs/>
          <w:sz w:val="24"/>
        </w:rPr>
        <w:t>训练结束后保存模型权重文件</w:t>
      </w:r>
      <w:r w:rsidRPr="00C56CF3">
        <w:rPr>
          <w:bCs/>
          <w:sz w:val="24"/>
        </w:rPr>
        <w:t>.pth</w:t>
      </w:r>
      <w:r w:rsidRPr="00C56CF3">
        <w:rPr>
          <w:bCs/>
          <w:sz w:val="24"/>
        </w:rPr>
        <w:t>；使用</w:t>
      </w:r>
      <w:r w:rsidRPr="00C56CF3">
        <w:rPr>
          <w:bCs/>
          <w:sz w:val="24"/>
        </w:rPr>
        <w:t>Matplotlib</w:t>
      </w:r>
      <w:r w:rsidRPr="00C56CF3">
        <w:rPr>
          <w:bCs/>
          <w:sz w:val="24"/>
        </w:rPr>
        <w:t>绘制训练损失、训练准确率双折线图，直观展示模型收敛趋势。</w:t>
      </w:r>
    </w:p>
    <w:p w14:paraId="1C741BDE" w14:textId="77777777" w:rsidR="00C56CF3" w:rsidRDefault="00E77F21" w:rsidP="00E77F21">
      <w:pPr>
        <w:pStyle w:val="a4"/>
        <w:numPr>
          <w:ilvl w:val="0"/>
          <w:numId w:val="11"/>
        </w:numPr>
        <w:spacing w:line="360" w:lineRule="auto"/>
        <w:ind w:firstLineChars="0"/>
        <w:rPr>
          <w:b/>
          <w:sz w:val="24"/>
        </w:rPr>
      </w:pPr>
      <w:r w:rsidRPr="00E77F21">
        <w:rPr>
          <w:b/>
          <w:sz w:val="24"/>
        </w:rPr>
        <w:lastRenderedPageBreak/>
        <w:t>模型测试</w:t>
      </w:r>
    </w:p>
    <w:p w14:paraId="05511099" w14:textId="76E02C5D" w:rsidR="00F760C1" w:rsidRPr="00F760C1" w:rsidRDefault="00F760C1" w:rsidP="00F760C1">
      <w:pPr>
        <w:ind w:firstLineChars="200" w:firstLine="480"/>
        <w:jc w:val="left"/>
        <w:rPr>
          <w:bCs/>
          <w:sz w:val="24"/>
        </w:rPr>
      </w:pPr>
      <w:r w:rsidRPr="00F760C1">
        <w:rPr>
          <w:bCs/>
          <w:sz w:val="24"/>
        </w:rPr>
        <w:t>加载训练完成的模型权重与测试集数据，在独立测试集上做模型评估，输出量化分类指标。</w:t>
      </w:r>
    </w:p>
    <w:p w14:paraId="4D510DC9" w14:textId="53EF8FDB" w:rsidR="00F760C1" w:rsidRPr="00F760C1" w:rsidRDefault="00F760C1" w:rsidP="00F760C1">
      <w:pPr>
        <w:pStyle w:val="a4"/>
        <w:numPr>
          <w:ilvl w:val="0"/>
          <w:numId w:val="22"/>
        </w:numPr>
        <w:ind w:left="0" w:firstLineChars="0" w:firstLine="0"/>
        <w:jc w:val="left"/>
        <w:rPr>
          <w:bCs/>
          <w:sz w:val="24"/>
        </w:rPr>
      </w:pPr>
      <w:r w:rsidRPr="00F760C1">
        <w:rPr>
          <w:bCs/>
          <w:sz w:val="24"/>
        </w:rPr>
        <w:t>模型加载与评估模式</w:t>
      </w:r>
      <w:r>
        <w:rPr>
          <w:rFonts w:hint="eastAsia"/>
          <w:bCs/>
          <w:sz w:val="24"/>
        </w:rPr>
        <w:t>：</w:t>
      </w:r>
      <w:r w:rsidRPr="00F760C1">
        <w:rPr>
          <w:bCs/>
          <w:sz w:val="24"/>
        </w:rPr>
        <w:t>重建模型结构并加载训练好的权重，开启</w:t>
      </w:r>
      <w:r w:rsidRPr="00F760C1">
        <w:rPr>
          <w:bCs/>
          <w:sz w:val="24"/>
        </w:rPr>
        <w:t>model.eval()</w:t>
      </w:r>
      <w:r w:rsidRPr="00F760C1">
        <w:rPr>
          <w:bCs/>
          <w:sz w:val="24"/>
        </w:rPr>
        <w:t>评估模式，配合</w:t>
      </w:r>
      <w:r w:rsidRPr="00F760C1">
        <w:rPr>
          <w:bCs/>
          <w:sz w:val="24"/>
        </w:rPr>
        <w:t>torch.no_grad()</w:t>
      </w:r>
      <w:r w:rsidRPr="00F760C1">
        <w:rPr>
          <w:bCs/>
          <w:sz w:val="24"/>
        </w:rPr>
        <w:t>关闭梯度计算，节省运算资源、避免参数变动。</w:t>
      </w:r>
    </w:p>
    <w:p w14:paraId="1BF252C6" w14:textId="69B50C41" w:rsidR="00F760C1" w:rsidRPr="00F760C1" w:rsidRDefault="00F760C1" w:rsidP="00F760C1">
      <w:pPr>
        <w:pStyle w:val="a4"/>
        <w:numPr>
          <w:ilvl w:val="0"/>
          <w:numId w:val="22"/>
        </w:numPr>
        <w:ind w:left="0" w:firstLineChars="0" w:firstLine="0"/>
        <w:jc w:val="left"/>
        <w:rPr>
          <w:bCs/>
          <w:sz w:val="24"/>
        </w:rPr>
      </w:pPr>
      <w:r w:rsidRPr="00F760C1">
        <w:rPr>
          <w:bCs/>
          <w:sz w:val="24"/>
        </w:rPr>
        <w:t>结果收集</w:t>
      </w:r>
      <w:r>
        <w:rPr>
          <w:rFonts w:hint="eastAsia"/>
          <w:bCs/>
          <w:sz w:val="24"/>
        </w:rPr>
        <w:t>：</w:t>
      </w:r>
      <w:r w:rsidRPr="00F760C1">
        <w:rPr>
          <w:bCs/>
          <w:sz w:val="24"/>
        </w:rPr>
        <w:t>逐批次输入测试数据，获取预测类别，收集所有样本的真实标签、预测标签，用于后续指标计算。</w:t>
      </w:r>
    </w:p>
    <w:p w14:paraId="3A5E3253" w14:textId="61A3FF70" w:rsidR="00F760C1" w:rsidRPr="00F760C1" w:rsidRDefault="00F760C1" w:rsidP="00F760C1">
      <w:pPr>
        <w:pStyle w:val="a4"/>
        <w:numPr>
          <w:ilvl w:val="0"/>
          <w:numId w:val="22"/>
        </w:numPr>
        <w:ind w:left="0" w:firstLineChars="0" w:firstLine="0"/>
        <w:jc w:val="left"/>
        <w:rPr>
          <w:bCs/>
          <w:sz w:val="24"/>
        </w:rPr>
      </w:pPr>
      <w:r w:rsidRPr="00F760C1">
        <w:rPr>
          <w:bCs/>
          <w:sz w:val="24"/>
        </w:rPr>
        <w:t>多维度评估指标计算</w:t>
      </w:r>
      <w:r>
        <w:rPr>
          <w:rFonts w:hint="eastAsia"/>
          <w:bCs/>
          <w:sz w:val="24"/>
        </w:rPr>
        <w:t>：</w:t>
      </w:r>
    </w:p>
    <w:p w14:paraId="4ABD5D10" w14:textId="510804AB" w:rsidR="00F760C1" w:rsidRPr="00F760C1" w:rsidRDefault="00F760C1" w:rsidP="00F760C1">
      <w:pPr>
        <w:pStyle w:val="a4"/>
        <w:numPr>
          <w:ilvl w:val="0"/>
          <w:numId w:val="23"/>
        </w:numPr>
        <w:ind w:left="0" w:firstLineChars="150" w:firstLine="360"/>
        <w:jc w:val="left"/>
        <w:rPr>
          <w:bCs/>
          <w:sz w:val="24"/>
        </w:rPr>
      </w:pPr>
      <w:r w:rsidRPr="00F760C1">
        <w:rPr>
          <w:bCs/>
          <w:sz w:val="24"/>
        </w:rPr>
        <w:t>调用</w:t>
      </w:r>
      <w:r w:rsidRPr="00F760C1">
        <w:rPr>
          <w:bCs/>
          <w:sz w:val="24"/>
        </w:rPr>
        <w:t>scikit-learn</w:t>
      </w:r>
      <w:r w:rsidRPr="00F760C1">
        <w:rPr>
          <w:bCs/>
          <w:sz w:val="24"/>
        </w:rPr>
        <w:t>工具库完成三项评估：</w:t>
      </w:r>
    </w:p>
    <w:p w14:paraId="5DA81084" w14:textId="77777777" w:rsidR="00F760C1" w:rsidRPr="00F760C1" w:rsidRDefault="00F760C1" w:rsidP="00F760C1">
      <w:pPr>
        <w:pStyle w:val="a4"/>
        <w:numPr>
          <w:ilvl w:val="0"/>
          <w:numId w:val="23"/>
        </w:numPr>
        <w:ind w:left="0" w:firstLineChars="150" w:firstLine="360"/>
        <w:jc w:val="left"/>
        <w:rPr>
          <w:bCs/>
          <w:sz w:val="24"/>
        </w:rPr>
      </w:pPr>
      <w:r w:rsidRPr="00F760C1">
        <w:rPr>
          <w:bCs/>
          <w:sz w:val="24"/>
        </w:rPr>
        <w:t>整体准确率：统计全测试集预测正确样本占比；</w:t>
      </w:r>
    </w:p>
    <w:p w14:paraId="138E92C3" w14:textId="020AF701" w:rsidR="00F760C1" w:rsidRPr="00F760C1" w:rsidRDefault="00F760C1" w:rsidP="00F760C1">
      <w:pPr>
        <w:pStyle w:val="a4"/>
        <w:numPr>
          <w:ilvl w:val="0"/>
          <w:numId w:val="23"/>
        </w:numPr>
        <w:ind w:left="0" w:firstLineChars="150" w:firstLine="360"/>
        <w:jc w:val="left"/>
        <w:rPr>
          <w:bCs/>
          <w:sz w:val="24"/>
        </w:rPr>
      </w:pPr>
      <w:r w:rsidRPr="00F760C1">
        <w:rPr>
          <w:bCs/>
          <w:sz w:val="24"/>
        </w:rPr>
        <w:t>混淆矩阵：展示</w:t>
      </w:r>
      <w:r w:rsidRPr="00F760C1">
        <w:rPr>
          <w:bCs/>
          <w:sz w:val="24"/>
        </w:rPr>
        <w:t>6</w:t>
      </w:r>
      <w:r w:rsidRPr="00F760C1">
        <w:rPr>
          <w:bCs/>
          <w:sz w:val="24"/>
        </w:rPr>
        <w:t>类动作之间的相互误判情况；</w:t>
      </w:r>
    </w:p>
    <w:p w14:paraId="5FA11183" w14:textId="7B159007" w:rsidR="00F760C1" w:rsidRPr="00F760C1" w:rsidRDefault="00F760C1" w:rsidP="00F760C1">
      <w:pPr>
        <w:pStyle w:val="a4"/>
        <w:numPr>
          <w:ilvl w:val="0"/>
          <w:numId w:val="23"/>
        </w:numPr>
        <w:ind w:left="0" w:firstLineChars="150" w:firstLine="360"/>
        <w:jc w:val="left"/>
        <w:rPr>
          <w:bCs/>
          <w:sz w:val="24"/>
        </w:rPr>
      </w:pPr>
      <w:r w:rsidRPr="00F760C1">
        <w:rPr>
          <w:bCs/>
          <w:sz w:val="24"/>
        </w:rPr>
        <w:t>分类报告：输出每一类动作的精确率、召回率、</w:t>
      </w:r>
      <w:r w:rsidRPr="00F760C1">
        <w:rPr>
          <w:bCs/>
          <w:sz w:val="24"/>
        </w:rPr>
        <w:t>F1</w:t>
      </w:r>
      <w:r w:rsidRPr="00F760C1">
        <w:rPr>
          <w:bCs/>
          <w:sz w:val="24"/>
        </w:rPr>
        <w:t>分数，细粒度分析单类识别效果。</w:t>
      </w:r>
    </w:p>
    <w:p w14:paraId="5D431C90" w14:textId="71C704F1" w:rsidR="00F760C1" w:rsidRPr="00F760C1" w:rsidRDefault="00F760C1" w:rsidP="00F760C1">
      <w:pPr>
        <w:pStyle w:val="a4"/>
        <w:numPr>
          <w:ilvl w:val="0"/>
          <w:numId w:val="22"/>
        </w:numPr>
        <w:ind w:left="0" w:firstLineChars="0" w:firstLine="0"/>
        <w:jc w:val="left"/>
        <w:rPr>
          <w:bCs/>
          <w:sz w:val="24"/>
        </w:rPr>
      </w:pPr>
      <w:r w:rsidRPr="00F760C1">
        <w:rPr>
          <w:bCs/>
          <w:sz w:val="24"/>
        </w:rPr>
        <w:t>标签映射解析</w:t>
      </w:r>
      <w:r>
        <w:rPr>
          <w:rFonts w:hint="eastAsia"/>
          <w:bCs/>
          <w:sz w:val="24"/>
        </w:rPr>
        <w:t>：</w:t>
      </w:r>
      <w:r w:rsidRPr="00F760C1">
        <w:rPr>
          <w:bCs/>
          <w:sz w:val="24"/>
        </w:rPr>
        <w:t>读取</w:t>
      </w:r>
      <w:r w:rsidRPr="00F760C1">
        <w:rPr>
          <w:bCs/>
          <w:sz w:val="24"/>
        </w:rPr>
        <w:t>label_map.json</w:t>
      </w:r>
      <w:r w:rsidRPr="00F760C1">
        <w:rPr>
          <w:bCs/>
          <w:sz w:val="24"/>
        </w:rPr>
        <w:t>，提取编号与动作名称的映射关系，让分类报告直接显示动作英文名称，提升结果可读性。</w:t>
      </w:r>
    </w:p>
    <w:p w14:paraId="30883FE9" w14:textId="1984F33D" w:rsidR="00E77F21" w:rsidRDefault="00E77F21" w:rsidP="00E77F21">
      <w:pPr>
        <w:pStyle w:val="a4"/>
        <w:numPr>
          <w:ilvl w:val="0"/>
          <w:numId w:val="11"/>
        </w:numPr>
        <w:spacing w:line="360" w:lineRule="auto"/>
        <w:ind w:firstLineChars="0"/>
        <w:rPr>
          <w:b/>
          <w:sz w:val="24"/>
        </w:rPr>
      </w:pPr>
      <w:r w:rsidRPr="00E77F21">
        <w:rPr>
          <w:b/>
          <w:sz w:val="24"/>
        </w:rPr>
        <w:t>单视频推理与可视化</w:t>
      </w:r>
    </w:p>
    <w:p w14:paraId="6142411E" w14:textId="77777777" w:rsidR="00F760C1" w:rsidRPr="00F760C1" w:rsidRDefault="00F760C1" w:rsidP="00F760C1">
      <w:pPr>
        <w:ind w:firstLineChars="200" w:firstLine="480"/>
        <w:jc w:val="left"/>
        <w:rPr>
          <w:bCs/>
          <w:sz w:val="24"/>
        </w:rPr>
      </w:pPr>
      <w:r w:rsidRPr="00F760C1">
        <w:rPr>
          <w:rFonts w:hint="eastAsia"/>
          <w:bCs/>
          <w:sz w:val="24"/>
        </w:rPr>
        <w:t>对单条外部视频做端到端推理，重复预处理流程提取骨架序列，输入模型得到预测类别与置信度；同时绘制人体骨架、叠加推理结果，生成可视化视频。</w:t>
      </w:r>
    </w:p>
    <w:p w14:paraId="68EC8A5A" w14:textId="2B338020" w:rsidR="00F760C1" w:rsidRPr="00F760C1" w:rsidRDefault="00F760C1" w:rsidP="00F760C1">
      <w:pPr>
        <w:pStyle w:val="a4"/>
        <w:widowControl/>
        <w:numPr>
          <w:ilvl w:val="0"/>
          <w:numId w:val="25"/>
        </w:numPr>
        <w:spacing w:line="360" w:lineRule="atLeast"/>
        <w:ind w:firstLineChars="0"/>
        <w:jc w:val="left"/>
        <w:rPr>
          <w:rFonts w:ascii="Arial" w:hAnsi="Arial" w:cs="Arial"/>
          <w:color w:val="000000"/>
          <w:kern w:val="0"/>
          <w:sz w:val="24"/>
        </w:rPr>
      </w:pPr>
      <w:r w:rsidRPr="00F760C1">
        <w:rPr>
          <w:rFonts w:ascii="Arial" w:hAnsi="Arial" w:cs="Arial"/>
          <w:color w:val="000000"/>
          <w:kern w:val="0"/>
          <w:sz w:val="24"/>
        </w:rPr>
        <w:t>视频实时预处理</w:t>
      </w:r>
      <w:r>
        <w:rPr>
          <w:rFonts w:ascii="Arial" w:hAnsi="Arial" w:cs="Arial" w:hint="eastAsia"/>
          <w:color w:val="000000"/>
          <w:kern w:val="0"/>
          <w:sz w:val="24"/>
        </w:rPr>
        <w:t>：</w:t>
      </w:r>
      <w:r w:rsidRPr="00F760C1">
        <w:rPr>
          <w:rFonts w:ascii="Arial" w:hAnsi="Arial" w:cs="Arial"/>
          <w:color w:val="000000"/>
          <w:kern w:val="0"/>
          <w:sz w:val="24"/>
        </w:rPr>
        <w:t>复用预处理阶段的关键点提取、均匀重采样、骨架归一化三套方法，保证推理阶段数据处理逻辑、参数与训练阶段完全一致，输入序列固定为</w:t>
      </w:r>
      <w:r w:rsidRPr="00F760C1">
        <w:rPr>
          <w:rFonts w:ascii="Arial" w:hAnsi="Arial" w:cs="Arial"/>
          <w:color w:val="000000"/>
          <w:kern w:val="0"/>
          <w:sz w:val="24"/>
        </w:rPr>
        <w:t>30</w:t>
      </w:r>
      <w:r w:rsidRPr="00F760C1">
        <w:rPr>
          <w:rFonts w:ascii="Arial" w:hAnsi="Arial" w:cs="Arial"/>
          <w:color w:val="000000"/>
          <w:kern w:val="0"/>
          <w:sz w:val="24"/>
        </w:rPr>
        <w:t>帧。</w:t>
      </w:r>
    </w:p>
    <w:p w14:paraId="56F6E718" w14:textId="02BE289A" w:rsidR="00F760C1" w:rsidRPr="00F760C1" w:rsidRDefault="00F760C1" w:rsidP="00F760C1">
      <w:pPr>
        <w:pStyle w:val="a4"/>
        <w:widowControl/>
        <w:numPr>
          <w:ilvl w:val="0"/>
          <w:numId w:val="25"/>
        </w:numPr>
        <w:spacing w:line="360" w:lineRule="atLeast"/>
        <w:ind w:firstLineChars="0"/>
        <w:jc w:val="left"/>
        <w:rPr>
          <w:rFonts w:ascii="Arial" w:hAnsi="Arial" w:cs="Arial"/>
          <w:color w:val="000000"/>
          <w:kern w:val="0"/>
          <w:sz w:val="24"/>
        </w:rPr>
      </w:pPr>
      <w:r w:rsidRPr="00F760C1">
        <w:rPr>
          <w:rFonts w:ascii="Arial" w:hAnsi="Arial" w:cs="Arial"/>
          <w:color w:val="000000"/>
          <w:kern w:val="0"/>
          <w:sz w:val="24"/>
        </w:rPr>
        <w:t>模型推理与概率解析</w:t>
      </w:r>
      <w:r>
        <w:rPr>
          <w:rFonts w:ascii="Arial" w:hAnsi="Arial" w:cs="Arial" w:hint="eastAsia"/>
          <w:color w:val="000000"/>
          <w:kern w:val="0"/>
          <w:sz w:val="24"/>
        </w:rPr>
        <w:t>：</w:t>
      </w:r>
      <w:r w:rsidRPr="00F760C1">
        <w:rPr>
          <w:rFonts w:ascii="Arial" w:hAnsi="Arial" w:cs="Arial"/>
          <w:color w:val="000000"/>
          <w:kern w:val="0"/>
          <w:sz w:val="24"/>
        </w:rPr>
        <w:t>模型输出</w:t>
      </w:r>
      <w:r w:rsidRPr="00F760C1">
        <w:rPr>
          <w:rFonts w:ascii="Arial" w:hAnsi="Arial" w:cs="Arial"/>
          <w:color w:val="000000"/>
          <w:kern w:val="0"/>
          <w:sz w:val="24"/>
        </w:rPr>
        <w:t>logits</w:t>
      </w:r>
      <w:r w:rsidRPr="00F760C1">
        <w:rPr>
          <w:rFonts w:ascii="Arial" w:hAnsi="Arial" w:cs="Arial"/>
          <w:color w:val="000000"/>
          <w:kern w:val="0"/>
          <w:sz w:val="24"/>
        </w:rPr>
        <w:t>后，使用</w:t>
      </w:r>
      <w:r w:rsidRPr="00F760C1">
        <w:rPr>
          <w:rFonts w:ascii="Arial" w:hAnsi="Arial" w:cs="Arial"/>
          <w:color w:val="000000"/>
          <w:kern w:val="0"/>
          <w:sz w:val="24"/>
        </w:rPr>
        <w:t>Softmax</w:t>
      </w:r>
      <w:r w:rsidRPr="00F760C1">
        <w:rPr>
          <w:rFonts w:ascii="Arial" w:hAnsi="Arial" w:cs="Arial"/>
          <w:color w:val="000000"/>
          <w:kern w:val="0"/>
          <w:sz w:val="24"/>
        </w:rPr>
        <w:t>激活将得分转换为</w:t>
      </w:r>
      <w:r w:rsidRPr="00F760C1">
        <w:rPr>
          <w:rFonts w:ascii="Arial" w:hAnsi="Arial" w:cs="Arial"/>
          <w:color w:val="000000"/>
          <w:kern w:val="0"/>
          <w:sz w:val="24"/>
        </w:rPr>
        <w:t>0~1</w:t>
      </w:r>
      <w:r w:rsidRPr="00F760C1">
        <w:rPr>
          <w:rFonts w:ascii="Arial" w:hAnsi="Arial" w:cs="Arial"/>
          <w:color w:val="000000"/>
          <w:kern w:val="0"/>
          <w:sz w:val="24"/>
        </w:rPr>
        <w:t>之间的类别概率；通过最大值索引得到预测类别与对应置信度。</w:t>
      </w:r>
    </w:p>
    <w:p w14:paraId="4CB2AE7F" w14:textId="36858B4A" w:rsidR="00F760C1" w:rsidRPr="00F760C1" w:rsidRDefault="00F760C1" w:rsidP="00F760C1">
      <w:pPr>
        <w:pStyle w:val="a4"/>
        <w:widowControl/>
        <w:numPr>
          <w:ilvl w:val="0"/>
          <w:numId w:val="25"/>
        </w:numPr>
        <w:spacing w:line="360" w:lineRule="atLeast"/>
        <w:ind w:firstLineChars="0"/>
        <w:jc w:val="left"/>
        <w:rPr>
          <w:rFonts w:ascii="Arial" w:hAnsi="Arial" w:cs="Arial"/>
          <w:color w:val="000000"/>
          <w:kern w:val="0"/>
          <w:sz w:val="24"/>
        </w:rPr>
      </w:pPr>
      <w:r w:rsidRPr="00F760C1">
        <w:rPr>
          <w:rFonts w:ascii="Arial" w:hAnsi="Arial" w:cs="Arial"/>
          <w:color w:val="000000"/>
          <w:kern w:val="0"/>
          <w:sz w:val="24"/>
        </w:rPr>
        <w:t>骨架可视化绘制</w:t>
      </w:r>
      <w:r>
        <w:rPr>
          <w:rFonts w:ascii="Arial" w:hAnsi="Arial" w:cs="Arial" w:hint="eastAsia"/>
          <w:color w:val="000000"/>
          <w:kern w:val="0"/>
          <w:sz w:val="24"/>
        </w:rPr>
        <w:t>：</w:t>
      </w:r>
      <w:r w:rsidRPr="00F760C1">
        <w:rPr>
          <w:rFonts w:ascii="Arial" w:hAnsi="Arial" w:cs="Arial"/>
          <w:color w:val="000000"/>
          <w:kern w:val="0"/>
          <w:sz w:val="24"/>
        </w:rPr>
        <w:t>调用</w:t>
      </w:r>
      <w:r w:rsidRPr="00F760C1">
        <w:rPr>
          <w:rFonts w:ascii="Arial" w:hAnsi="Arial" w:cs="Arial"/>
          <w:color w:val="000000"/>
          <w:kern w:val="0"/>
          <w:sz w:val="24"/>
        </w:rPr>
        <w:t>MediaPipe</w:t>
      </w:r>
      <w:r w:rsidRPr="00F760C1">
        <w:rPr>
          <w:rFonts w:ascii="Arial" w:hAnsi="Arial" w:cs="Arial"/>
          <w:color w:val="000000"/>
          <w:kern w:val="0"/>
          <w:sz w:val="24"/>
        </w:rPr>
        <w:t>自带绘制工具，在视频帧上绘制</w:t>
      </w:r>
      <w:r w:rsidRPr="00F760C1">
        <w:rPr>
          <w:rFonts w:ascii="Arial" w:hAnsi="Arial" w:cs="Arial"/>
          <w:color w:val="000000"/>
          <w:kern w:val="0"/>
          <w:sz w:val="24"/>
        </w:rPr>
        <w:t>33</w:t>
      </w:r>
      <w:r w:rsidRPr="00F760C1">
        <w:rPr>
          <w:rFonts w:ascii="Arial" w:hAnsi="Arial" w:cs="Arial"/>
          <w:color w:val="000000"/>
          <w:kern w:val="0"/>
          <w:sz w:val="24"/>
        </w:rPr>
        <w:t>个人体关键点与肢体连接骨架，直观展示姿态提取效果。</w:t>
      </w:r>
    </w:p>
    <w:p w14:paraId="635057B8" w14:textId="0140A337" w:rsidR="00F760C1" w:rsidRPr="00F760C1" w:rsidRDefault="00F760C1" w:rsidP="00F760C1">
      <w:pPr>
        <w:pStyle w:val="a4"/>
        <w:widowControl/>
        <w:numPr>
          <w:ilvl w:val="0"/>
          <w:numId w:val="25"/>
        </w:numPr>
        <w:spacing w:line="360" w:lineRule="atLeast"/>
        <w:ind w:firstLineChars="0"/>
        <w:jc w:val="left"/>
        <w:rPr>
          <w:rFonts w:ascii="Arial" w:hAnsi="Arial" w:cs="Arial"/>
          <w:color w:val="000000"/>
          <w:kern w:val="0"/>
          <w:sz w:val="24"/>
        </w:rPr>
      </w:pPr>
      <w:r w:rsidRPr="00F760C1">
        <w:rPr>
          <w:rFonts w:ascii="Arial" w:hAnsi="Arial" w:cs="Arial"/>
          <w:color w:val="000000"/>
          <w:kern w:val="0"/>
          <w:sz w:val="24"/>
        </w:rPr>
        <w:t>结果叠加与视频保存</w:t>
      </w:r>
      <w:r>
        <w:rPr>
          <w:rFonts w:ascii="Arial" w:hAnsi="Arial" w:cs="Arial" w:hint="eastAsia"/>
          <w:color w:val="000000"/>
          <w:kern w:val="0"/>
          <w:sz w:val="24"/>
        </w:rPr>
        <w:t>：</w:t>
      </w:r>
      <w:r w:rsidRPr="00F760C1">
        <w:rPr>
          <w:rFonts w:ascii="Arial" w:hAnsi="Arial" w:cs="Arial"/>
          <w:color w:val="000000"/>
          <w:kern w:val="0"/>
          <w:sz w:val="24"/>
        </w:rPr>
        <w:t>在画面中叠加「预测动作名称</w:t>
      </w:r>
      <w:r w:rsidRPr="00F760C1">
        <w:rPr>
          <w:rFonts w:ascii="Arial" w:hAnsi="Arial" w:cs="Arial"/>
          <w:color w:val="000000"/>
          <w:kern w:val="0"/>
          <w:sz w:val="24"/>
        </w:rPr>
        <w:t>+</w:t>
      </w:r>
      <w:r w:rsidRPr="00F760C1">
        <w:rPr>
          <w:rFonts w:ascii="Arial" w:hAnsi="Arial" w:cs="Arial"/>
          <w:color w:val="000000"/>
          <w:kern w:val="0"/>
          <w:sz w:val="24"/>
        </w:rPr>
        <w:t>置信度」文本，使用</w:t>
      </w:r>
      <w:r w:rsidRPr="00F760C1">
        <w:rPr>
          <w:rFonts w:ascii="Consolas" w:hAnsi="Consolas" w:cs="宋体"/>
          <w:color w:val="000000"/>
          <w:kern w:val="0"/>
          <w:sz w:val="24"/>
        </w:rPr>
        <w:t>OpenCVVideoWriter</w:t>
      </w:r>
      <w:r w:rsidRPr="00F760C1">
        <w:rPr>
          <w:rFonts w:ascii="Arial" w:hAnsi="Arial" w:cs="Arial"/>
          <w:color w:val="000000"/>
          <w:kern w:val="0"/>
          <w:sz w:val="24"/>
        </w:rPr>
        <w:t>将绘制后的帧合成新视频并保存，完成可视化输出。</w:t>
      </w:r>
    </w:p>
    <w:p w14:paraId="31CA41E4" w14:textId="3329AB8A" w:rsidR="00C82710" w:rsidRDefault="00DC643C" w:rsidP="00C82710">
      <w:pPr>
        <w:numPr>
          <w:ilvl w:val="0"/>
          <w:numId w:val="1"/>
        </w:numPr>
        <w:spacing w:line="360" w:lineRule="auto"/>
        <w:rPr>
          <w:b/>
          <w:sz w:val="28"/>
          <w:szCs w:val="28"/>
        </w:rPr>
      </w:pPr>
      <w:r>
        <w:rPr>
          <w:rFonts w:hint="eastAsia"/>
          <w:b/>
          <w:sz w:val="28"/>
          <w:szCs w:val="28"/>
        </w:rPr>
        <w:t>模型结构</w:t>
      </w:r>
    </w:p>
    <w:p w14:paraId="2FE4C1CF" w14:textId="0F200EC2" w:rsidR="00B95ECF" w:rsidRPr="00B95ECF" w:rsidRDefault="00B95ECF" w:rsidP="00B95ECF">
      <w:pPr>
        <w:ind w:firstLineChars="200" w:firstLine="480"/>
        <w:jc w:val="left"/>
        <w:rPr>
          <w:bCs/>
          <w:sz w:val="24"/>
        </w:rPr>
      </w:pPr>
      <w:r w:rsidRPr="00B95ECF">
        <w:rPr>
          <w:rFonts w:hint="eastAsia"/>
          <w:bCs/>
          <w:sz w:val="24"/>
        </w:rPr>
        <w:t>使用</w:t>
      </w:r>
      <w:r w:rsidRPr="00B95ECF">
        <w:rPr>
          <w:rFonts w:hint="eastAsia"/>
          <w:bCs/>
          <w:sz w:val="24"/>
        </w:rPr>
        <w:t>SkeletonTransformer</w:t>
      </w:r>
      <w:r w:rsidRPr="00B95ECF">
        <w:rPr>
          <w:rFonts w:hint="eastAsia"/>
          <w:bCs/>
          <w:sz w:val="24"/>
        </w:rPr>
        <w:t>轻量时序分类模型，基于</w:t>
      </w:r>
      <w:r w:rsidRPr="00B95ECF">
        <w:rPr>
          <w:rFonts w:hint="eastAsia"/>
          <w:bCs/>
          <w:sz w:val="24"/>
        </w:rPr>
        <w:t>PyTorch</w:t>
      </w:r>
      <w:r w:rsidRPr="00B95ECF">
        <w:rPr>
          <w:rFonts w:hint="eastAsia"/>
          <w:bCs/>
          <w:sz w:val="24"/>
        </w:rPr>
        <w:t>实现，完全按照实验推荐参数搭建，整体结构分为特征映射层、位置编码、</w:t>
      </w:r>
      <w:r w:rsidRPr="00B95ECF">
        <w:rPr>
          <w:rFonts w:hint="eastAsia"/>
          <w:bCs/>
          <w:sz w:val="24"/>
        </w:rPr>
        <w:t>TransformerEncoder</w:t>
      </w:r>
      <w:r w:rsidRPr="00B95ECF">
        <w:rPr>
          <w:rFonts w:hint="eastAsia"/>
          <w:bCs/>
          <w:sz w:val="24"/>
        </w:rPr>
        <w:t>、分类头四部分。</w:t>
      </w:r>
    </w:p>
    <w:p w14:paraId="75EBFEE2" w14:textId="26C6D2EF" w:rsidR="00B95ECF" w:rsidRPr="00B95ECF" w:rsidRDefault="00B95ECF" w:rsidP="00B95ECF">
      <w:pPr>
        <w:jc w:val="left"/>
        <w:rPr>
          <w:b/>
          <w:sz w:val="24"/>
        </w:rPr>
      </w:pPr>
      <w:r w:rsidRPr="00B95ECF">
        <w:rPr>
          <w:rFonts w:hint="eastAsia"/>
          <w:b/>
          <w:sz w:val="24"/>
        </w:rPr>
        <w:t>1.</w:t>
      </w:r>
      <w:r w:rsidRPr="00B95ECF">
        <w:rPr>
          <w:rFonts w:hint="eastAsia"/>
          <w:b/>
          <w:sz w:val="24"/>
        </w:rPr>
        <w:t>模型超参数</w:t>
      </w:r>
    </w:p>
    <w:tbl>
      <w:tblPr>
        <w:tblStyle w:val="aa"/>
        <w:tblW w:w="8278" w:type="dxa"/>
        <w:tblLook w:val="04A0" w:firstRow="1" w:lastRow="0" w:firstColumn="1" w:lastColumn="0" w:noHBand="0" w:noVBand="1"/>
      </w:tblPr>
      <w:tblGrid>
        <w:gridCol w:w="2634"/>
        <w:gridCol w:w="1310"/>
        <w:gridCol w:w="4334"/>
      </w:tblGrid>
      <w:tr w:rsidR="00B95ECF" w:rsidRPr="00B95ECF" w14:paraId="3A102261" w14:textId="77777777" w:rsidTr="00B95ECF">
        <w:trPr>
          <w:trHeight w:val="985"/>
        </w:trPr>
        <w:tc>
          <w:tcPr>
            <w:tcW w:w="0" w:type="auto"/>
            <w:vAlign w:val="center"/>
          </w:tcPr>
          <w:p w14:paraId="52773444" w14:textId="39ECF811" w:rsidR="00B95ECF" w:rsidRPr="00B95ECF" w:rsidRDefault="00B95ECF" w:rsidP="00B95ECF">
            <w:pPr>
              <w:jc w:val="center"/>
              <w:rPr>
                <w:bCs/>
                <w:sz w:val="24"/>
              </w:rPr>
            </w:pPr>
            <w:r w:rsidRPr="00B95ECF">
              <w:rPr>
                <w:rFonts w:hint="eastAsia"/>
                <w:bCs/>
                <w:sz w:val="24"/>
              </w:rPr>
              <w:t>参数名称</w:t>
            </w:r>
          </w:p>
        </w:tc>
        <w:tc>
          <w:tcPr>
            <w:tcW w:w="0" w:type="auto"/>
            <w:vAlign w:val="center"/>
          </w:tcPr>
          <w:p w14:paraId="421CEADF" w14:textId="2CF647E3" w:rsidR="00B95ECF" w:rsidRPr="00B95ECF" w:rsidRDefault="00B95ECF" w:rsidP="00B95ECF">
            <w:pPr>
              <w:jc w:val="center"/>
              <w:rPr>
                <w:bCs/>
                <w:sz w:val="24"/>
              </w:rPr>
            </w:pPr>
            <w:r w:rsidRPr="00B95ECF">
              <w:rPr>
                <w:rFonts w:hint="eastAsia"/>
                <w:bCs/>
                <w:sz w:val="24"/>
              </w:rPr>
              <w:t>参数值</w:t>
            </w:r>
          </w:p>
        </w:tc>
        <w:tc>
          <w:tcPr>
            <w:tcW w:w="0" w:type="auto"/>
            <w:vAlign w:val="center"/>
          </w:tcPr>
          <w:p w14:paraId="6A6B4281" w14:textId="0840ADFF" w:rsidR="00B95ECF" w:rsidRPr="00B95ECF" w:rsidRDefault="00B95ECF" w:rsidP="00B95ECF">
            <w:pPr>
              <w:jc w:val="center"/>
              <w:rPr>
                <w:bCs/>
                <w:sz w:val="24"/>
              </w:rPr>
            </w:pPr>
            <w:r w:rsidRPr="00B95ECF">
              <w:rPr>
                <w:rFonts w:hint="eastAsia"/>
                <w:bCs/>
                <w:sz w:val="24"/>
              </w:rPr>
              <w:t>说明</w:t>
            </w:r>
          </w:p>
        </w:tc>
      </w:tr>
      <w:tr w:rsidR="00B95ECF" w:rsidRPr="00B95ECF" w14:paraId="446DBBB3" w14:textId="77777777" w:rsidTr="00B95ECF">
        <w:trPr>
          <w:trHeight w:val="983"/>
        </w:trPr>
        <w:tc>
          <w:tcPr>
            <w:tcW w:w="0" w:type="auto"/>
            <w:vAlign w:val="center"/>
          </w:tcPr>
          <w:p w14:paraId="5CB21DE5" w14:textId="57968F2C" w:rsidR="00B95ECF" w:rsidRPr="00B95ECF" w:rsidRDefault="00B95ECF" w:rsidP="00B95ECF">
            <w:pPr>
              <w:jc w:val="center"/>
              <w:rPr>
                <w:bCs/>
                <w:sz w:val="24"/>
              </w:rPr>
            </w:pPr>
            <w:r w:rsidRPr="00B95ECF">
              <w:rPr>
                <w:rFonts w:hint="eastAsia"/>
                <w:bCs/>
                <w:sz w:val="24"/>
              </w:rPr>
              <w:lastRenderedPageBreak/>
              <w:t>input_dim</w:t>
            </w:r>
          </w:p>
        </w:tc>
        <w:tc>
          <w:tcPr>
            <w:tcW w:w="0" w:type="auto"/>
            <w:vAlign w:val="center"/>
          </w:tcPr>
          <w:p w14:paraId="3831B288" w14:textId="752FDD44" w:rsidR="00B95ECF" w:rsidRPr="00B95ECF" w:rsidRDefault="00B95ECF" w:rsidP="00B95ECF">
            <w:pPr>
              <w:jc w:val="center"/>
              <w:rPr>
                <w:bCs/>
                <w:sz w:val="24"/>
              </w:rPr>
            </w:pPr>
            <w:r w:rsidRPr="00B95ECF">
              <w:rPr>
                <w:rFonts w:hint="eastAsia"/>
                <w:bCs/>
                <w:sz w:val="24"/>
              </w:rPr>
              <w:t>132</w:t>
            </w:r>
          </w:p>
        </w:tc>
        <w:tc>
          <w:tcPr>
            <w:tcW w:w="0" w:type="auto"/>
            <w:vAlign w:val="center"/>
          </w:tcPr>
          <w:p w14:paraId="659AEB2A" w14:textId="1CDEA909" w:rsidR="00B95ECF" w:rsidRPr="00B95ECF" w:rsidRDefault="00B95ECF" w:rsidP="00B95ECF">
            <w:pPr>
              <w:jc w:val="center"/>
              <w:rPr>
                <w:bCs/>
                <w:sz w:val="24"/>
              </w:rPr>
            </w:pPr>
            <w:r w:rsidRPr="00B95ECF">
              <w:rPr>
                <w:rFonts w:hint="eastAsia"/>
                <w:bCs/>
                <w:sz w:val="24"/>
              </w:rPr>
              <w:t>单帧骨架特征维度</w:t>
            </w:r>
          </w:p>
        </w:tc>
      </w:tr>
      <w:tr w:rsidR="00B95ECF" w:rsidRPr="00B95ECF" w14:paraId="51564981" w14:textId="77777777" w:rsidTr="00B95ECF">
        <w:trPr>
          <w:trHeight w:val="558"/>
        </w:trPr>
        <w:tc>
          <w:tcPr>
            <w:tcW w:w="0" w:type="auto"/>
            <w:vAlign w:val="center"/>
          </w:tcPr>
          <w:p w14:paraId="21085D4A" w14:textId="2A2A97FB" w:rsidR="00B95ECF" w:rsidRPr="00B95ECF" w:rsidRDefault="00B95ECF" w:rsidP="00B95ECF">
            <w:pPr>
              <w:jc w:val="center"/>
              <w:rPr>
                <w:bCs/>
                <w:sz w:val="24"/>
              </w:rPr>
            </w:pPr>
            <w:r w:rsidRPr="00B95ECF">
              <w:rPr>
                <w:rFonts w:hint="eastAsia"/>
                <w:bCs/>
                <w:sz w:val="24"/>
              </w:rPr>
              <w:t>target_frames</w:t>
            </w:r>
          </w:p>
        </w:tc>
        <w:tc>
          <w:tcPr>
            <w:tcW w:w="0" w:type="auto"/>
            <w:vAlign w:val="center"/>
          </w:tcPr>
          <w:p w14:paraId="58EF923C" w14:textId="2F9F65DD" w:rsidR="00B95ECF" w:rsidRPr="00B95ECF" w:rsidRDefault="00B95ECF" w:rsidP="00B95ECF">
            <w:pPr>
              <w:jc w:val="center"/>
              <w:rPr>
                <w:bCs/>
                <w:sz w:val="24"/>
              </w:rPr>
            </w:pPr>
            <w:r w:rsidRPr="00B95ECF">
              <w:rPr>
                <w:rFonts w:hint="eastAsia"/>
                <w:bCs/>
                <w:sz w:val="24"/>
              </w:rPr>
              <w:t>30</w:t>
            </w:r>
          </w:p>
        </w:tc>
        <w:tc>
          <w:tcPr>
            <w:tcW w:w="0" w:type="auto"/>
            <w:vAlign w:val="center"/>
          </w:tcPr>
          <w:p w14:paraId="79C9E408" w14:textId="3660CF6F" w:rsidR="00B95ECF" w:rsidRPr="00B95ECF" w:rsidRDefault="00B95ECF" w:rsidP="00B95ECF">
            <w:pPr>
              <w:jc w:val="center"/>
              <w:rPr>
                <w:bCs/>
                <w:sz w:val="24"/>
              </w:rPr>
            </w:pPr>
            <w:r w:rsidRPr="00B95ECF">
              <w:rPr>
                <w:rFonts w:hint="eastAsia"/>
                <w:bCs/>
                <w:sz w:val="24"/>
              </w:rPr>
              <w:t>输入序列长度（帧数）</w:t>
            </w:r>
          </w:p>
        </w:tc>
      </w:tr>
      <w:tr w:rsidR="00B95ECF" w:rsidRPr="00B95ECF" w14:paraId="1020BDFB" w14:textId="77777777" w:rsidTr="00B95ECF">
        <w:trPr>
          <w:trHeight w:val="456"/>
        </w:trPr>
        <w:tc>
          <w:tcPr>
            <w:tcW w:w="0" w:type="auto"/>
            <w:vAlign w:val="center"/>
          </w:tcPr>
          <w:p w14:paraId="4675D95C" w14:textId="6E073275" w:rsidR="00B95ECF" w:rsidRPr="00B95ECF" w:rsidRDefault="00B95ECF" w:rsidP="00B95ECF">
            <w:pPr>
              <w:jc w:val="center"/>
              <w:rPr>
                <w:bCs/>
                <w:sz w:val="24"/>
              </w:rPr>
            </w:pPr>
            <w:r w:rsidRPr="00B95ECF">
              <w:rPr>
                <w:rFonts w:hint="eastAsia"/>
                <w:bCs/>
                <w:sz w:val="24"/>
              </w:rPr>
              <w:t>d_model</w:t>
            </w:r>
          </w:p>
        </w:tc>
        <w:tc>
          <w:tcPr>
            <w:tcW w:w="0" w:type="auto"/>
            <w:vAlign w:val="center"/>
          </w:tcPr>
          <w:p w14:paraId="32208A65" w14:textId="7D19D16E" w:rsidR="00B95ECF" w:rsidRPr="00B95ECF" w:rsidRDefault="00B95ECF" w:rsidP="00B95ECF">
            <w:pPr>
              <w:jc w:val="center"/>
              <w:rPr>
                <w:bCs/>
                <w:sz w:val="24"/>
              </w:rPr>
            </w:pPr>
            <w:r w:rsidRPr="00B95ECF">
              <w:rPr>
                <w:rFonts w:hint="eastAsia"/>
                <w:bCs/>
                <w:sz w:val="24"/>
              </w:rPr>
              <w:t>128</w:t>
            </w:r>
          </w:p>
        </w:tc>
        <w:tc>
          <w:tcPr>
            <w:tcW w:w="0" w:type="auto"/>
            <w:vAlign w:val="center"/>
          </w:tcPr>
          <w:p w14:paraId="256A14B7" w14:textId="1909C492" w:rsidR="00B95ECF" w:rsidRPr="00B95ECF" w:rsidRDefault="00B95ECF" w:rsidP="00B95ECF">
            <w:pPr>
              <w:jc w:val="center"/>
              <w:rPr>
                <w:bCs/>
                <w:sz w:val="24"/>
              </w:rPr>
            </w:pPr>
            <w:r w:rsidRPr="00B95ECF">
              <w:rPr>
                <w:rFonts w:hint="eastAsia"/>
                <w:bCs/>
                <w:sz w:val="24"/>
              </w:rPr>
              <w:t>Transformer</w:t>
            </w:r>
            <w:r w:rsidRPr="00B95ECF">
              <w:rPr>
                <w:rFonts w:hint="eastAsia"/>
                <w:bCs/>
                <w:sz w:val="24"/>
              </w:rPr>
              <w:t>隐藏层维度</w:t>
            </w:r>
          </w:p>
        </w:tc>
      </w:tr>
      <w:tr w:rsidR="00B95ECF" w:rsidRPr="00B95ECF" w14:paraId="2E15A641" w14:textId="77777777" w:rsidTr="00B95ECF">
        <w:trPr>
          <w:trHeight w:val="456"/>
        </w:trPr>
        <w:tc>
          <w:tcPr>
            <w:tcW w:w="0" w:type="auto"/>
            <w:vAlign w:val="center"/>
          </w:tcPr>
          <w:p w14:paraId="4EF77E22" w14:textId="74ABA9E6" w:rsidR="00B95ECF" w:rsidRPr="00B95ECF" w:rsidRDefault="00B95ECF" w:rsidP="00B95ECF">
            <w:pPr>
              <w:jc w:val="center"/>
              <w:rPr>
                <w:bCs/>
                <w:sz w:val="24"/>
              </w:rPr>
            </w:pPr>
            <w:r w:rsidRPr="00B95ECF">
              <w:rPr>
                <w:rFonts w:hint="eastAsia"/>
                <w:bCs/>
                <w:sz w:val="24"/>
              </w:rPr>
              <w:t>nhead</w:t>
            </w:r>
          </w:p>
        </w:tc>
        <w:tc>
          <w:tcPr>
            <w:tcW w:w="0" w:type="auto"/>
            <w:vAlign w:val="center"/>
          </w:tcPr>
          <w:p w14:paraId="07AEAFF4" w14:textId="73E9B84B" w:rsidR="00B95ECF" w:rsidRPr="00B95ECF" w:rsidRDefault="00B95ECF" w:rsidP="00B95ECF">
            <w:pPr>
              <w:jc w:val="center"/>
              <w:rPr>
                <w:bCs/>
                <w:sz w:val="24"/>
              </w:rPr>
            </w:pPr>
            <w:r w:rsidRPr="00B95ECF">
              <w:rPr>
                <w:rFonts w:hint="eastAsia"/>
                <w:bCs/>
                <w:sz w:val="24"/>
              </w:rPr>
              <w:t>4</w:t>
            </w:r>
          </w:p>
        </w:tc>
        <w:tc>
          <w:tcPr>
            <w:tcW w:w="0" w:type="auto"/>
            <w:vAlign w:val="center"/>
          </w:tcPr>
          <w:p w14:paraId="53A0CFB3" w14:textId="61EF3E8F" w:rsidR="00B95ECF" w:rsidRPr="00B95ECF" w:rsidRDefault="00B95ECF" w:rsidP="00B95ECF">
            <w:pPr>
              <w:jc w:val="center"/>
              <w:rPr>
                <w:bCs/>
                <w:sz w:val="24"/>
              </w:rPr>
            </w:pPr>
            <w:r w:rsidRPr="00B95ECF">
              <w:rPr>
                <w:rFonts w:hint="eastAsia"/>
                <w:bCs/>
                <w:sz w:val="24"/>
              </w:rPr>
              <w:t>多头注意力头数</w:t>
            </w:r>
          </w:p>
        </w:tc>
      </w:tr>
      <w:tr w:rsidR="00B95ECF" w:rsidRPr="00B95ECF" w14:paraId="3B34804F" w14:textId="77777777" w:rsidTr="00B95ECF">
        <w:trPr>
          <w:trHeight w:val="456"/>
        </w:trPr>
        <w:tc>
          <w:tcPr>
            <w:tcW w:w="0" w:type="auto"/>
            <w:vAlign w:val="center"/>
          </w:tcPr>
          <w:p w14:paraId="4FBDB6A9" w14:textId="57980F98" w:rsidR="00B95ECF" w:rsidRPr="00B95ECF" w:rsidRDefault="00B95ECF" w:rsidP="00B95ECF">
            <w:pPr>
              <w:jc w:val="center"/>
              <w:rPr>
                <w:bCs/>
                <w:sz w:val="24"/>
              </w:rPr>
            </w:pPr>
            <w:r w:rsidRPr="00B95ECF">
              <w:rPr>
                <w:rFonts w:hint="eastAsia"/>
                <w:bCs/>
                <w:sz w:val="24"/>
              </w:rPr>
              <w:t>num_layers</w:t>
            </w:r>
          </w:p>
        </w:tc>
        <w:tc>
          <w:tcPr>
            <w:tcW w:w="0" w:type="auto"/>
            <w:vAlign w:val="center"/>
          </w:tcPr>
          <w:p w14:paraId="3C15440A" w14:textId="7B82B370" w:rsidR="00B95ECF" w:rsidRPr="00B95ECF" w:rsidRDefault="00B95ECF" w:rsidP="00B95ECF">
            <w:pPr>
              <w:jc w:val="center"/>
              <w:rPr>
                <w:bCs/>
                <w:sz w:val="24"/>
              </w:rPr>
            </w:pPr>
            <w:r w:rsidRPr="00B95ECF">
              <w:rPr>
                <w:rFonts w:hint="eastAsia"/>
                <w:bCs/>
                <w:sz w:val="24"/>
              </w:rPr>
              <w:t>2</w:t>
            </w:r>
          </w:p>
        </w:tc>
        <w:tc>
          <w:tcPr>
            <w:tcW w:w="0" w:type="auto"/>
            <w:vAlign w:val="center"/>
          </w:tcPr>
          <w:p w14:paraId="16E01AE3" w14:textId="15CA9D85" w:rsidR="00B95ECF" w:rsidRPr="00B95ECF" w:rsidRDefault="00B95ECF" w:rsidP="00B95ECF">
            <w:pPr>
              <w:jc w:val="center"/>
              <w:rPr>
                <w:bCs/>
                <w:sz w:val="24"/>
              </w:rPr>
            </w:pPr>
            <w:r w:rsidRPr="00B95ECF">
              <w:rPr>
                <w:rFonts w:hint="eastAsia"/>
                <w:bCs/>
                <w:sz w:val="24"/>
              </w:rPr>
              <w:t>TransformerEncoder</w:t>
            </w:r>
            <w:r w:rsidRPr="00B95ECF">
              <w:rPr>
                <w:rFonts w:hint="eastAsia"/>
                <w:bCs/>
                <w:sz w:val="24"/>
              </w:rPr>
              <w:t>层数</w:t>
            </w:r>
          </w:p>
        </w:tc>
      </w:tr>
      <w:tr w:rsidR="00B95ECF" w:rsidRPr="00B95ECF" w14:paraId="3B570369" w14:textId="77777777" w:rsidTr="00B95ECF">
        <w:trPr>
          <w:trHeight w:val="456"/>
        </w:trPr>
        <w:tc>
          <w:tcPr>
            <w:tcW w:w="0" w:type="auto"/>
            <w:vAlign w:val="center"/>
          </w:tcPr>
          <w:p w14:paraId="58C19488" w14:textId="729EAAC4" w:rsidR="00B95ECF" w:rsidRPr="00B95ECF" w:rsidRDefault="00B95ECF" w:rsidP="00B95ECF">
            <w:pPr>
              <w:jc w:val="center"/>
              <w:rPr>
                <w:bCs/>
                <w:sz w:val="24"/>
              </w:rPr>
            </w:pPr>
            <w:r w:rsidRPr="00B95ECF">
              <w:rPr>
                <w:rFonts w:hint="eastAsia"/>
                <w:bCs/>
                <w:sz w:val="24"/>
              </w:rPr>
              <w:t>dim_feedforward</w:t>
            </w:r>
          </w:p>
        </w:tc>
        <w:tc>
          <w:tcPr>
            <w:tcW w:w="0" w:type="auto"/>
            <w:vAlign w:val="center"/>
          </w:tcPr>
          <w:p w14:paraId="156C1248" w14:textId="3A2C55EA" w:rsidR="00B95ECF" w:rsidRPr="00B95ECF" w:rsidRDefault="00B95ECF" w:rsidP="00B95ECF">
            <w:pPr>
              <w:jc w:val="center"/>
              <w:rPr>
                <w:bCs/>
                <w:sz w:val="24"/>
              </w:rPr>
            </w:pPr>
            <w:r w:rsidRPr="00B95ECF">
              <w:rPr>
                <w:rFonts w:hint="eastAsia"/>
                <w:bCs/>
                <w:sz w:val="24"/>
              </w:rPr>
              <w:t>256</w:t>
            </w:r>
          </w:p>
        </w:tc>
        <w:tc>
          <w:tcPr>
            <w:tcW w:w="0" w:type="auto"/>
            <w:vAlign w:val="center"/>
          </w:tcPr>
          <w:p w14:paraId="6E0604B5" w14:textId="67F2D741" w:rsidR="00B95ECF" w:rsidRPr="00B95ECF" w:rsidRDefault="00B95ECF" w:rsidP="00B95ECF">
            <w:pPr>
              <w:jc w:val="center"/>
              <w:rPr>
                <w:bCs/>
                <w:sz w:val="24"/>
              </w:rPr>
            </w:pPr>
            <w:r w:rsidRPr="00B95ECF">
              <w:rPr>
                <w:rFonts w:hint="eastAsia"/>
                <w:bCs/>
                <w:sz w:val="24"/>
              </w:rPr>
              <w:t>前馈网络中间维度</w:t>
            </w:r>
          </w:p>
        </w:tc>
      </w:tr>
      <w:tr w:rsidR="00B95ECF" w:rsidRPr="00B95ECF" w14:paraId="08EC4242" w14:textId="77777777" w:rsidTr="00B95ECF">
        <w:trPr>
          <w:trHeight w:val="456"/>
        </w:trPr>
        <w:tc>
          <w:tcPr>
            <w:tcW w:w="0" w:type="auto"/>
            <w:vAlign w:val="center"/>
          </w:tcPr>
          <w:p w14:paraId="415B3254" w14:textId="2207F9EB" w:rsidR="00B95ECF" w:rsidRPr="00B95ECF" w:rsidRDefault="00B95ECF" w:rsidP="00B95ECF">
            <w:pPr>
              <w:jc w:val="center"/>
              <w:rPr>
                <w:bCs/>
                <w:sz w:val="24"/>
              </w:rPr>
            </w:pPr>
            <w:r w:rsidRPr="00B95ECF">
              <w:rPr>
                <w:rFonts w:hint="eastAsia"/>
                <w:bCs/>
                <w:sz w:val="24"/>
              </w:rPr>
              <w:t>num_classes</w:t>
            </w:r>
          </w:p>
        </w:tc>
        <w:tc>
          <w:tcPr>
            <w:tcW w:w="0" w:type="auto"/>
            <w:vAlign w:val="center"/>
          </w:tcPr>
          <w:p w14:paraId="62A686B9" w14:textId="7DCFD251" w:rsidR="00B95ECF" w:rsidRPr="00B95ECF" w:rsidRDefault="00B95ECF" w:rsidP="00B95ECF">
            <w:pPr>
              <w:jc w:val="center"/>
              <w:rPr>
                <w:bCs/>
                <w:sz w:val="24"/>
              </w:rPr>
            </w:pPr>
            <w:r w:rsidRPr="00B95ECF">
              <w:rPr>
                <w:rFonts w:hint="eastAsia"/>
                <w:bCs/>
                <w:sz w:val="24"/>
              </w:rPr>
              <w:t>6</w:t>
            </w:r>
          </w:p>
        </w:tc>
        <w:tc>
          <w:tcPr>
            <w:tcW w:w="0" w:type="auto"/>
            <w:vAlign w:val="center"/>
          </w:tcPr>
          <w:p w14:paraId="298B489E" w14:textId="0F759048" w:rsidR="00B95ECF" w:rsidRPr="00B95ECF" w:rsidRDefault="00B95ECF" w:rsidP="00B95ECF">
            <w:pPr>
              <w:jc w:val="center"/>
              <w:rPr>
                <w:bCs/>
                <w:sz w:val="24"/>
              </w:rPr>
            </w:pPr>
            <w:r w:rsidRPr="00B95ECF">
              <w:rPr>
                <w:rFonts w:hint="eastAsia"/>
                <w:bCs/>
                <w:sz w:val="24"/>
              </w:rPr>
              <w:t>动作分类总类别数</w:t>
            </w:r>
          </w:p>
        </w:tc>
      </w:tr>
      <w:tr w:rsidR="00B95ECF" w:rsidRPr="00B95ECF" w14:paraId="2999E072" w14:textId="77777777" w:rsidTr="00B95ECF">
        <w:trPr>
          <w:trHeight w:val="463"/>
        </w:trPr>
        <w:tc>
          <w:tcPr>
            <w:tcW w:w="0" w:type="auto"/>
            <w:vAlign w:val="center"/>
          </w:tcPr>
          <w:p w14:paraId="772535C3" w14:textId="4CCE3D8D" w:rsidR="00B95ECF" w:rsidRPr="00B95ECF" w:rsidRDefault="00B95ECF" w:rsidP="00B95ECF">
            <w:pPr>
              <w:jc w:val="center"/>
              <w:rPr>
                <w:bCs/>
                <w:sz w:val="24"/>
              </w:rPr>
            </w:pPr>
            <w:r w:rsidRPr="00B95ECF">
              <w:rPr>
                <w:rFonts w:hint="eastAsia"/>
                <w:bCs/>
                <w:sz w:val="24"/>
              </w:rPr>
              <w:t>dropout</w:t>
            </w:r>
          </w:p>
        </w:tc>
        <w:tc>
          <w:tcPr>
            <w:tcW w:w="0" w:type="auto"/>
            <w:vAlign w:val="center"/>
          </w:tcPr>
          <w:p w14:paraId="698C62AA" w14:textId="1580ACE9" w:rsidR="00B95ECF" w:rsidRPr="00B95ECF" w:rsidRDefault="00B95ECF" w:rsidP="00B95ECF">
            <w:pPr>
              <w:jc w:val="center"/>
              <w:rPr>
                <w:bCs/>
                <w:sz w:val="24"/>
              </w:rPr>
            </w:pPr>
            <w:r w:rsidRPr="00B95ECF">
              <w:rPr>
                <w:rFonts w:hint="eastAsia"/>
                <w:bCs/>
                <w:sz w:val="24"/>
              </w:rPr>
              <w:t>0.1</w:t>
            </w:r>
          </w:p>
        </w:tc>
        <w:tc>
          <w:tcPr>
            <w:tcW w:w="0" w:type="auto"/>
            <w:vAlign w:val="center"/>
          </w:tcPr>
          <w:p w14:paraId="49B1F218" w14:textId="42CEFDAF" w:rsidR="00B95ECF" w:rsidRPr="00B95ECF" w:rsidRDefault="00B95ECF" w:rsidP="00B95ECF">
            <w:pPr>
              <w:jc w:val="center"/>
              <w:rPr>
                <w:bCs/>
                <w:sz w:val="24"/>
              </w:rPr>
            </w:pPr>
            <w:r w:rsidRPr="00B95ECF">
              <w:rPr>
                <w:rFonts w:hint="eastAsia"/>
                <w:bCs/>
                <w:sz w:val="24"/>
              </w:rPr>
              <w:t>随机失活概率，防止过拟合</w:t>
            </w:r>
          </w:p>
        </w:tc>
      </w:tr>
    </w:tbl>
    <w:p w14:paraId="2483F18C" w14:textId="4959CAFC" w:rsidR="00B95ECF" w:rsidRPr="0000387F" w:rsidRDefault="00B95ECF" w:rsidP="0000387F">
      <w:pPr>
        <w:jc w:val="left"/>
        <w:rPr>
          <w:b/>
          <w:sz w:val="24"/>
        </w:rPr>
      </w:pPr>
      <w:r w:rsidRPr="0000387F">
        <w:rPr>
          <w:rFonts w:hint="eastAsia"/>
          <w:b/>
          <w:sz w:val="24"/>
        </w:rPr>
        <w:t>2.</w:t>
      </w:r>
      <w:r w:rsidRPr="0000387F">
        <w:rPr>
          <w:rFonts w:hint="eastAsia"/>
          <w:b/>
          <w:sz w:val="24"/>
        </w:rPr>
        <w:t>前向传播流程</w:t>
      </w:r>
    </w:p>
    <w:p w14:paraId="74D64A8B" w14:textId="1533A438" w:rsidR="00B95ECF" w:rsidRPr="0000387F" w:rsidRDefault="00B95ECF" w:rsidP="0000387F">
      <w:pPr>
        <w:pStyle w:val="a4"/>
        <w:numPr>
          <w:ilvl w:val="0"/>
          <w:numId w:val="27"/>
        </w:numPr>
        <w:ind w:left="0" w:firstLineChars="0" w:firstLine="0"/>
        <w:jc w:val="left"/>
        <w:rPr>
          <w:bCs/>
          <w:sz w:val="24"/>
        </w:rPr>
      </w:pPr>
      <w:r w:rsidRPr="0000387F">
        <w:rPr>
          <w:rFonts w:hint="eastAsia"/>
          <w:bCs/>
          <w:sz w:val="24"/>
        </w:rPr>
        <w:t>特征线性映射：将输入</w:t>
      </w:r>
      <w:r w:rsidRPr="0000387F">
        <w:rPr>
          <w:rFonts w:hint="eastAsia"/>
          <w:bCs/>
          <w:sz w:val="24"/>
        </w:rPr>
        <w:t>[B,30,132]</w:t>
      </w:r>
      <w:r w:rsidRPr="0000387F">
        <w:rPr>
          <w:rFonts w:hint="eastAsia"/>
          <w:bCs/>
          <w:sz w:val="24"/>
        </w:rPr>
        <w:t>的</w:t>
      </w:r>
      <w:r w:rsidRPr="0000387F">
        <w:rPr>
          <w:rFonts w:hint="eastAsia"/>
          <w:bCs/>
          <w:sz w:val="24"/>
        </w:rPr>
        <w:t>132</w:t>
      </w:r>
      <w:r w:rsidRPr="0000387F">
        <w:rPr>
          <w:rFonts w:hint="eastAsia"/>
          <w:bCs/>
          <w:sz w:val="24"/>
        </w:rPr>
        <w:t>维帧特征，映射为</w:t>
      </w:r>
      <w:r w:rsidRPr="0000387F">
        <w:rPr>
          <w:rFonts w:hint="eastAsia"/>
          <w:bCs/>
          <w:sz w:val="24"/>
        </w:rPr>
        <w:t>128</w:t>
      </w:r>
      <w:r w:rsidRPr="0000387F">
        <w:rPr>
          <w:rFonts w:hint="eastAsia"/>
          <w:bCs/>
          <w:sz w:val="24"/>
        </w:rPr>
        <w:t>维隐向量，输出形状</w:t>
      </w:r>
      <w:r w:rsidRPr="0000387F">
        <w:rPr>
          <w:rFonts w:hint="eastAsia"/>
          <w:bCs/>
          <w:sz w:val="24"/>
        </w:rPr>
        <w:t>[B,30,128]</w:t>
      </w:r>
      <w:r w:rsidRPr="0000387F">
        <w:rPr>
          <w:rFonts w:hint="eastAsia"/>
          <w:bCs/>
          <w:sz w:val="24"/>
        </w:rPr>
        <w:t>；</w:t>
      </w:r>
    </w:p>
    <w:p w14:paraId="5BF6A9A9" w14:textId="37664E0B" w:rsidR="00B95ECF" w:rsidRPr="0000387F" w:rsidRDefault="00B95ECF" w:rsidP="0000387F">
      <w:pPr>
        <w:pStyle w:val="a4"/>
        <w:numPr>
          <w:ilvl w:val="0"/>
          <w:numId w:val="27"/>
        </w:numPr>
        <w:ind w:left="0" w:firstLineChars="0" w:firstLine="0"/>
        <w:jc w:val="left"/>
        <w:rPr>
          <w:bCs/>
          <w:sz w:val="24"/>
        </w:rPr>
      </w:pPr>
      <w:r w:rsidRPr="0000387F">
        <w:rPr>
          <w:rFonts w:hint="eastAsia"/>
          <w:bCs/>
          <w:sz w:val="24"/>
        </w:rPr>
        <w:t>可学习位置编码：添加可学习的时序位置编码，为序列补充帧与帧之间的时序先后信息；</w:t>
      </w:r>
    </w:p>
    <w:p w14:paraId="20D79947" w14:textId="37D1B3AD" w:rsidR="00B95ECF" w:rsidRPr="0000387F" w:rsidRDefault="00B95ECF" w:rsidP="0000387F">
      <w:pPr>
        <w:pStyle w:val="a4"/>
        <w:numPr>
          <w:ilvl w:val="0"/>
          <w:numId w:val="27"/>
        </w:numPr>
        <w:ind w:left="0" w:firstLineChars="0" w:firstLine="0"/>
        <w:jc w:val="left"/>
        <w:rPr>
          <w:bCs/>
          <w:sz w:val="24"/>
        </w:rPr>
      </w:pPr>
      <w:r w:rsidRPr="0000387F">
        <w:rPr>
          <w:rFonts w:hint="eastAsia"/>
          <w:bCs/>
          <w:sz w:val="24"/>
        </w:rPr>
        <w:t>TransformerEncoder</w:t>
      </w:r>
      <w:r w:rsidRPr="0000387F">
        <w:rPr>
          <w:rFonts w:hint="eastAsia"/>
          <w:bCs/>
          <w:sz w:val="24"/>
        </w:rPr>
        <w:t>编码：堆叠</w:t>
      </w:r>
      <w:r w:rsidRPr="0000387F">
        <w:rPr>
          <w:rFonts w:hint="eastAsia"/>
          <w:bCs/>
          <w:sz w:val="24"/>
        </w:rPr>
        <w:t>2</w:t>
      </w:r>
      <w:r w:rsidRPr="0000387F">
        <w:rPr>
          <w:rFonts w:hint="eastAsia"/>
          <w:bCs/>
          <w:sz w:val="24"/>
        </w:rPr>
        <w:t>层</w:t>
      </w:r>
      <w:r w:rsidRPr="0000387F">
        <w:rPr>
          <w:rFonts w:hint="eastAsia"/>
          <w:bCs/>
          <w:sz w:val="24"/>
        </w:rPr>
        <w:t>TransformerEncoder</w:t>
      </w:r>
      <w:r w:rsidRPr="0000387F">
        <w:rPr>
          <w:rFonts w:hint="eastAsia"/>
          <w:bCs/>
          <w:sz w:val="24"/>
        </w:rPr>
        <w:t>，利用多头自注意力机制学习骨架序列的时序运动依赖关系；</w:t>
      </w:r>
    </w:p>
    <w:p w14:paraId="0A200D51" w14:textId="06A031C6" w:rsidR="00B95ECF" w:rsidRPr="0000387F" w:rsidRDefault="00B95ECF" w:rsidP="0000387F">
      <w:pPr>
        <w:pStyle w:val="a4"/>
        <w:numPr>
          <w:ilvl w:val="0"/>
          <w:numId w:val="27"/>
        </w:numPr>
        <w:ind w:left="0" w:firstLineChars="0" w:firstLine="0"/>
        <w:jc w:val="left"/>
        <w:rPr>
          <w:bCs/>
          <w:sz w:val="24"/>
        </w:rPr>
      </w:pPr>
      <w:r w:rsidRPr="0000387F">
        <w:rPr>
          <w:rFonts w:hint="eastAsia"/>
          <w:bCs/>
          <w:sz w:val="24"/>
        </w:rPr>
        <w:t>全局平均池化：对</w:t>
      </w:r>
      <w:r w:rsidRPr="0000387F">
        <w:rPr>
          <w:rFonts w:hint="eastAsia"/>
          <w:bCs/>
          <w:sz w:val="24"/>
        </w:rPr>
        <w:t>30</w:t>
      </w:r>
      <w:r w:rsidRPr="0000387F">
        <w:rPr>
          <w:rFonts w:hint="eastAsia"/>
          <w:bCs/>
          <w:sz w:val="24"/>
        </w:rPr>
        <w:t>帧时序特征做全局均值池化，将二维时序特征压缩为一维全局特征</w:t>
      </w:r>
      <w:r w:rsidRPr="0000387F">
        <w:rPr>
          <w:rFonts w:hint="eastAsia"/>
          <w:bCs/>
          <w:sz w:val="24"/>
        </w:rPr>
        <w:t>[B,128]</w:t>
      </w:r>
      <w:r w:rsidRPr="0000387F">
        <w:rPr>
          <w:rFonts w:hint="eastAsia"/>
          <w:bCs/>
          <w:sz w:val="24"/>
        </w:rPr>
        <w:t>；</w:t>
      </w:r>
    </w:p>
    <w:p w14:paraId="0AAB8BB6" w14:textId="05A61AB8" w:rsidR="00B95ECF" w:rsidRPr="0000387F" w:rsidRDefault="00B95ECF" w:rsidP="0000387F">
      <w:pPr>
        <w:pStyle w:val="a4"/>
        <w:numPr>
          <w:ilvl w:val="0"/>
          <w:numId w:val="27"/>
        </w:numPr>
        <w:ind w:left="0" w:firstLineChars="0" w:firstLine="0"/>
        <w:jc w:val="left"/>
        <w:rPr>
          <w:bCs/>
          <w:sz w:val="24"/>
        </w:rPr>
      </w:pPr>
      <w:r w:rsidRPr="0000387F">
        <w:rPr>
          <w:rFonts w:hint="eastAsia"/>
          <w:bCs/>
          <w:sz w:val="24"/>
        </w:rPr>
        <w:t>分类输出：通过全连接层将</w:t>
      </w:r>
      <w:r w:rsidRPr="0000387F">
        <w:rPr>
          <w:rFonts w:hint="eastAsia"/>
          <w:bCs/>
          <w:sz w:val="24"/>
        </w:rPr>
        <w:t>128</w:t>
      </w:r>
      <w:r w:rsidRPr="0000387F">
        <w:rPr>
          <w:rFonts w:hint="eastAsia"/>
          <w:bCs/>
          <w:sz w:val="24"/>
        </w:rPr>
        <w:t>维特征映射为</w:t>
      </w:r>
      <w:r w:rsidRPr="0000387F">
        <w:rPr>
          <w:rFonts w:hint="eastAsia"/>
          <w:bCs/>
          <w:sz w:val="24"/>
        </w:rPr>
        <w:t>6</w:t>
      </w:r>
      <w:r w:rsidRPr="0000387F">
        <w:rPr>
          <w:rFonts w:hint="eastAsia"/>
          <w:bCs/>
          <w:sz w:val="24"/>
        </w:rPr>
        <w:t>类动作得分（</w:t>
      </w:r>
      <w:r w:rsidRPr="0000387F">
        <w:rPr>
          <w:rFonts w:hint="eastAsia"/>
          <w:bCs/>
          <w:sz w:val="24"/>
        </w:rPr>
        <w:t>logits</w:t>
      </w:r>
      <w:r w:rsidRPr="0000387F">
        <w:rPr>
          <w:rFonts w:hint="eastAsia"/>
          <w:bCs/>
          <w:sz w:val="24"/>
        </w:rPr>
        <w:t>），完成分类。</w:t>
      </w:r>
    </w:p>
    <w:p w14:paraId="721B69D4" w14:textId="77777777" w:rsidR="00B95ECF" w:rsidRPr="00B95ECF" w:rsidRDefault="00B95ECF" w:rsidP="00B95ECF">
      <w:pPr>
        <w:ind w:firstLineChars="200" w:firstLine="480"/>
        <w:jc w:val="left"/>
        <w:rPr>
          <w:bCs/>
          <w:sz w:val="24"/>
        </w:rPr>
      </w:pPr>
    </w:p>
    <w:p w14:paraId="59CA4377" w14:textId="3EACB01E" w:rsidR="00FF6FA8" w:rsidRDefault="00A40D4F" w:rsidP="00FF6FA8">
      <w:pPr>
        <w:numPr>
          <w:ilvl w:val="0"/>
          <w:numId w:val="1"/>
        </w:numPr>
        <w:spacing w:line="360" w:lineRule="auto"/>
        <w:rPr>
          <w:b/>
          <w:sz w:val="28"/>
          <w:szCs w:val="28"/>
        </w:rPr>
      </w:pPr>
      <w:r>
        <w:rPr>
          <w:rFonts w:hint="eastAsia"/>
          <w:b/>
          <w:sz w:val="28"/>
          <w:szCs w:val="28"/>
        </w:rPr>
        <w:t>训练曲线</w:t>
      </w:r>
    </w:p>
    <w:p w14:paraId="568851B4" w14:textId="07CCE3AC" w:rsidR="00A75EF9" w:rsidRPr="00A75EF9" w:rsidRDefault="00A40D4F" w:rsidP="00A75EF9">
      <w:pPr>
        <w:spacing w:line="360" w:lineRule="auto"/>
        <w:rPr>
          <w:b/>
          <w:sz w:val="28"/>
          <w:szCs w:val="28"/>
        </w:rPr>
      </w:pPr>
      <w:r>
        <w:rPr>
          <w:b/>
          <w:noProof/>
          <w:sz w:val="28"/>
          <w:szCs w:val="28"/>
        </w:rPr>
        <w:drawing>
          <wp:inline distT="0" distB="0" distL="0" distR="0" wp14:anchorId="5A46E8F2" wp14:editId="790B162F">
            <wp:extent cx="5812253" cy="2220685"/>
            <wp:effectExtent l="0" t="0" r="0" b="8255"/>
            <wp:docPr id="1265479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79535" name="图片 1265479535"/>
                    <pic:cNvPicPr/>
                  </pic:nvPicPr>
                  <pic:blipFill rotWithShape="1">
                    <a:blip r:embed="rId7">
                      <a:extLst>
                        <a:ext uri="{28A0092B-C50C-407E-A947-70E740481C1C}">
                          <a14:useLocalDpi xmlns:a14="http://schemas.microsoft.com/office/drawing/2010/main" val="0"/>
                        </a:ext>
                      </a:extLst>
                    </a:blip>
                    <a:srcRect l="6530" r="6216"/>
                    <a:stretch>
                      <a:fillRect/>
                    </a:stretch>
                  </pic:blipFill>
                  <pic:spPr bwMode="auto">
                    <a:xfrm>
                      <a:off x="0" y="0"/>
                      <a:ext cx="5831523" cy="2228047"/>
                    </a:xfrm>
                    <a:prstGeom prst="rect">
                      <a:avLst/>
                    </a:prstGeom>
                    <a:ln>
                      <a:noFill/>
                    </a:ln>
                    <a:extLst>
                      <a:ext uri="{53640926-AAD7-44D8-BBD7-CCE9431645EC}">
                        <a14:shadowObscured xmlns:a14="http://schemas.microsoft.com/office/drawing/2010/main"/>
                      </a:ext>
                    </a:extLst>
                  </pic:spPr>
                </pic:pic>
              </a:graphicData>
            </a:graphic>
          </wp:inline>
        </w:drawing>
      </w:r>
    </w:p>
    <w:p w14:paraId="0075521F" w14:textId="2FE61BDD" w:rsidR="00A75EF9" w:rsidRDefault="00A40D4F" w:rsidP="00A40D4F">
      <w:pPr>
        <w:ind w:firstLineChars="200" w:firstLine="480"/>
        <w:jc w:val="left"/>
        <w:rPr>
          <w:bCs/>
          <w:sz w:val="24"/>
        </w:rPr>
      </w:pPr>
      <w:r w:rsidRPr="00A40D4F">
        <w:rPr>
          <w:bCs/>
          <w:sz w:val="24"/>
        </w:rPr>
        <w:t>从整体训练周期来看，左侧训练损失曲线与右侧训练准确率曲线呈现出对应的变化趋势，训练一共进行</w:t>
      </w:r>
      <w:r w:rsidRPr="00A40D4F">
        <w:rPr>
          <w:bCs/>
          <w:sz w:val="24"/>
        </w:rPr>
        <w:t>40</w:t>
      </w:r>
      <w:r w:rsidRPr="00A40D4F">
        <w:rPr>
          <w:bCs/>
          <w:sz w:val="24"/>
        </w:rPr>
        <w:t>个轮次。在训练前期大约</w:t>
      </w:r>
      <w:r w:rsidRPr="00A40D4F">
        <w:rPr>
          <w:bCs/>
          <w:sz w:val="24"/>
        </w:rPr>
        <w:t>0</w:t>
      </w:r>
      <w:r w:rsidRPr="00A40D4F">
        <w:rPr>
          <w:bCs/>
          <w:sz w:val="24"/>
        </w:rPr>
        <w:t>至</w:t>
      </w:r>
      <w:r w:rsidRPr="00A40D4F">
        <w:rPr>
          <w:bCs/>
          <w:sz w:val="24"/>
        </w:rPr>
        <w:t>20</w:t>
      </w:r>
      <w:r w:rsidRPr="00A40D4F">
        <w:rPr>
          <w:bCs/>
          <w:sz w:val="24"/>
        </w:rPr>
        <w:t>轮区间内，训练损失呈现快速下降的态势，训练准确率同步快速提升，说明模型在此阶段快速学习到训练数据中羽毛球动作骨架序列的基础时序特征，参数快速更新收</w:t>
      </w:r>
      <w:r w:rsidRPr="00A40D4F">
        <w:rPr>
          <w:bCs/>
          <w:sz w:val="24"/>
        </w:rPr>
        <w:lastRenderedPageBreak/>
        <w:t>敛；进入</w:t>
      </w:r>
      <w:r w:rsidRPr="00A40D4F">
        <w:rPr>
          <w:bCs/>
          <w:sz w:val="24"/>
        </w:rPr>
        <w:t>20</w:t>
      </w:r>
      <w:r w:rsidRPr="00A40D4F">
        <w:rPr>
          <w:bCs/>
          <w:sz w:val="24"/>
        </w:rPr>
        <w:t>至</w:t>
      </w:r>
      <w:r w:rsidRPr="00A40D4F">
        <w:rPr>
          <w:bCs/>
          <w:sz w:val="24"/>
        </w:rPr>
        <w:t>40</w:t>
      </w:r>
      <w:r w:rsidRPr="00A40D4F">
        <w:rPr>
          <w:bCs/>
          <w:sz w:val="24"/>
        </w:rPr>
        <w:t>轮的训练后期，训练损失整体依旧保持下降趋势，但下降速率明显放缓，同时伴随小幅波动，训练准确率整体缓慢抬升，振荡幅度有所增大，表明模型已经初步拟合基础特征，进一步学习的难度提升，受批次数据分布差异影响，指标出现一定起伏，整体训练过程未出现明显的过拟合现象，模型处于持续收敛但提升空间收窄的状态。</w:t>
      </w:r>
    </w:p>
    <w:p w14:paraId="795063AE" w14:textId="6AF5547D" w:rsidR="00A40D4F" w:rsidRDefault="00A40D4F" w:rsidP="00A40D4F">
      <w:pPr>
        <w:numPr>
          <w:ilvl w:val="0"/>
          <w:numId w:val="1"/>
        </w:numPr>
        <w:spacing w:line="360" w:lineRule="auto"/>
        <w:rPr>
          <w:b/>
          <w:sz w:val="28"/>
          <w:szCs w:val="28"/>
        </w:rPr>
      </w:pPr>
      <w:r w:rsidRPr="00A40D4F">
        <w:rPr>
          <w:rFonts w:hint="eastAsia"/>
          <w:b/>
          <w:sz w:val="28"/>
          <w:szCs w:val="28"/>
        </w:rPr>
        <w:t>测试结果</w:t>
      </w:r>
    </w:p>
    <w:p w14:paraId="2907C509" w14:textId="1717040C" w:rsidR="00A40D4F" w:rsidRDefault="00A40D4F" w:rsidP="00A40D4F">
      <w:pPr>
        <w:spacing w:line="360" w:lineRule="auto"/>
        <w:rPr>
          <w:b/>
          <w:sz w:val="28"/>
          <w:szCs w:val="28"/>
        </w:rPr>
      </w:pPr>
      <w:r w:rsidRPr="00A40D4F">
        <w:rPr>
          <w:b/>
          <w:noProof/>
          <w:sz w:val="28"/>
          <w:szCs w:val="28"/>
        </w:rPr>
        <w:drawing>
          <wp:inline distT="0" distB="0" distL="0" distR="0" wp14:anchorId="6902FBDA" wp14:editId="145AD11D">
            <wp:extent cx="5274310" cy="4569460"/>
            <wp:effectExtent l="0" t="0" r="2540" b="2540"/>
            <wp:docPr id="1835591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91185" name=""/>
                    <pic:cNvPicPr/>
                  </pic:nvPicPr>
                  <pic:blipFill>
                    <a:blip r:embed="rId8"/>
                    <a:stretch>
                      <a:fillRect/>
                    </a:stretch>
                  </pic:blipFill>
                  <pic:spPr>
                    <a:xfrm>
                      <a:off x="0" y="0"/>
                      <a:ext cx="5274310" cy="4569460"/>
                    </a:xfrm>
                    <a:prstGeom prst="rect">
                      <a:avLst/>
                    </a:prstGeom>
                  </pic:spPr>
                </pic:pic>
              </a:graphicData>
            </a:graphic>
          </wp:inline>
        </w:drawing>
      </w:r>
    </w:p>
    <w:p w14:paraId="5AE14880" w14:textId="77777777" w:rsidR="00A40D4F" w:rsidRDefault="00A40D4F" w:rsidP="00A40D4F">
      <w:pPr>
        <w:ind w:firstLineChars="200" w:firstLine="480"/>
        <w:jc w:val="left"/>
        <w:rPr>
          <w:bCs/>
          <w:sz w:val="24"/>
        </w:rPr>
      </w:pPr>
      <w:r w:rsidRPr="00A40D4F">
        <w:rPr>
          <w:bCs/>
          <w:sz w:val="24"/>
        </w:rPr>
        <w:t>本次模型在包含</w:t>
      </w:r>
      <w:r w:rsidRPr="00A40D4F">
        <w:rPr>
          <w:bCs/>
          <w:sz w:val="24"/>
        </w:rPr>
        <w:t>168</w:t>
      </w:r>
      <w:r w:rsidRPr="00A40D4F">
        <w:rPr>
          <w:bCs/>
          <w:sz w:val="24"/>
        </w:rPr>
        <w:t>个样本的测试集上取得了</w:t>
      </w:r>
      <w:r w:rsidRPr="00A40D4F">
        <w:rPr>
          <w:bCs/>
          <w:sz w:val="24"/>
        </w:rPr>
        <w:t>48.81%</w:t>
      </w:r>
      <w:r w:rsidRPr="00A40D4F">
        <w:rPr>
          <w:bCs/>
          <w:sz w:val="24"/>
        </w:rPr>
        <w:t>的整体识别准确率，该结果是细粒度羽毛球击球动作时序识别任务下的基础基线表现，反映出模型可以捕捉部分动作特征，但对于相似度较高的击球模式区分能力仍存在明显局限。</w:t>
      </w:r>
    </w:p>
    <w:p w14:paraId="1BC28D9C" w14:textId="77777777" w:rsidR="00A40D4F" w:rsidRDefault="00A40D4F" w:rsidP="00A40D4F">
      <w:pPr>
        <w:ind w:firstLineChars="200" w:firstLine="480"/>
        <w:jc w:val="left"/>
        <w:rPr>
          <w:bCs/>
          <w:sz w:val="24"/>
        </w:rPr>
      </w:pPr>
      <w:r w:rsidRPr="00A40D4F">
        <w:rPr>
          <w:bCs/>
          <w:sz w:val="24"/>
        </w:rPr>
        <w:t>从混淆矩阵来看，行对应真实动作类别、列对应模型预测类别，各类别之间均存在不同程度的误判现象，其中正手类动作内部、正反手相似动作之间的混淆情况较为突出，例如正手平抽、正手高远球容易与其他正手动作互相错判，体现出不同击球动作的骨架时序运动模式存在重叠，给模型的细粒度区分带来了难度。</w:t>
      </w:r>
    </w:p>
    <w:p w14:paraId="2CE9511D" w14:textId="1B80DA44" w:rsidR="00A40D4F" w:rsidRPr="00A40D4F" w:rsidRDefault="00A40D4F" w:rsidP="00A40D4F">
      <w:pPr>
        <w:ind w:firstLineChars="200" w:firstLine="480"/>
        <w:jc w:val="left"/>
        <w:rPr>
          <w:bCs/>
          <w:sz w:val="24"/>
        </w:rPr>
      </w:pPr>
      <w:r w:rsidRPr="00A40D4F">
        <w:rPr>
          <w:bCs/>
          <w:sz w:val="24"/>
        </w:rPr>
        <w:t>结合分类报告进一步分析，</w:t>
      </w:r>
      <w:r w:rsidRPr="00A40D4F">
        <w:rPr>
          <w:bCs/>
          <w:sz w:val="24"/>
        </w:rPr>
        <w:t>forehand_lift</w:t>
      </w:r>
      <w:r w:rsidRPr="00A40D4F">
        <w:rPr>
          <w:bCs/>
          <w:sz w:val="24"/>
        </w:rPr>
        <w:t>与</w:t>
      </w:r>
      <w:r w:rsidRPr="00A40D4F">
        <w:rPr>
          <w:bCs/>
          <w:sz w:val="24"/>
        </w:rPr>
        <w:t>backhand_net_shot</w:t>
      </w:r>
      <w:r w:rsidRPr="00A40D4F">
        <w:rPr>
          <w:bCs/>
          <w:sz w:val="24"/>
        </w:rPr>
        <w:t>两个类别的表现相对更优，召回率与</w:t>
      </w:r>
      <w:r w:rsidRPr="00A40D4F">
        <w:rPr>
          <w:bCs/>
          <w:sz w:val="24"/>
        </w:rPr>
        <w:t>F1</w:t>
      </w:r>
      <w:r w:rsidRPr="00A40D4F">
        <w:rPr>
          <w:bCs/>
          <w:sz w:val="24"/>
        </w:rPr>
        <w:noBreakHyphen/>
        <w:t>score</w:t>
      </w:r>
      <w:r w:rsidRPr="00A40D4F">
        <w:rPr>
          <w:bCs/>
          <w:sz w:val="24"/>
        </w:rPr>
        <w:t>均处于相对较高的水平，说明模型对这两类动作的骨架时序特征学习得更为充分，能够较好地识别出样本中属于该类的动作；而</w:t>
      </w:r>
      <w:r w:rsidRPr="00A40D4F">
        <w:rPr>
          <w:bCs/>
          <w:sz w:val="24"/>
        </w:rPr>
        <w:t>forehand_net_shot</w:t>
      </w:r>
      <w:r w:rsidRPr="00A40D4F">
        <w:rPr>
          <w:bCs/>
          <w:sz w:val="24"/>
        </w:rPr>
        <w:t>、</w:t>
      </w:r>
      <w:r w:rsidRPr="00A40D4F">
        <w:rPr>
          <w:bCs/>
          <w:sz w:val="24"/>
        </w:rPr>
        <w:t>forehand_clear</w:t>
      </w:r>
      <w:r w:rsidRPr="00A40D4F">
        <w:rPr>
          <w:bCs/>
          <w:sz w:val="24"/>
        </w:rPr>
        <w:t>、</w:t>
      </w:r>
      <w:r w:rsidRPr="00A40D4F">
        <w:rPr>
          <w:bCs/>
          <w:sz w:val="24"/>
        </w:rPr>
        <w:t>backhand_drive</w:t>
      </w:r>
      <w:r w:rsidRPr="00A40D4F">
        <w:rPr>
          <w:bCs/>
          <w:sz w:val="24"/>
        </w:rPr>
        <w:t>三类动作的精确率、</w:t>
      </w:r>
      <w:r w:rsidRPr="00A40D4F">
        <w:rPr>
          <w:bCs/>
          <w:sz w:val="24"/>
        </w:rPr>
        <w:lastRenderedPageBreak/>
        <w:t>召回率与</w:t>
      </w:r>
      <w:r w:rsidRPr="00A40D4F">
        <w:rPr>
          <w:bCs/>
          <w:sz w:val="24"/>
        </w:rPr>
        <w:t>F1</w:t>
      </w:r>
      <w:r w:rsidRPr="00A40D4F">
        <w:rPr>
          <w:bCs/>
          <w:sz w:val="24"/>
        </w:rPr>
        <w:noBreakHyphen/>
        <w:t>score</w:t>
      </w:r>
      <w:r w:rsidRPr="00A40D4F">
        <w:rPr>
          <w:bCs/>
          <w:sz w:val="24"/>
        </w:rPr>
        <w:t>均偏低，其中正手网前球样本量本身偏少，模型可学习的特征样本不足，而正手高远球、反手平抽则是因为动作本身与其他类别相似度较高，导致模型容易出现误识别，整体类别间性能差异较为明显。加权平均指标体现出模型整体的识别水平，宏观平均指标则反映出模型在各类别上的性能不均衡问题，综合来看，当前模型仅完成了基础的时序分类任务，若要提升整体性能，需要从扩充对应类别样本、优化骨架特征提取与增强方式、调整模型与训练策略等方向进一步改进。</w:t>
      </w:r>
    </w:p>
    <w:p w14:paraId="5642A83A" w14:textId="77777777" w:rsidR="0002335F" w:rsidRDefault="00A75EF9" w:rsidP="00A75EF9">
      <w:pPr>
        <w:numPr>
          <w:ilvl w:val="0"/>
          <w:numId w:val="1"/>
        </w:numPr>
        <w:spacing w:line="360" w:lineRule="auto"/>
        <w:rPr>
          <w:b/>
          <w:sz w:val="28"/>
          <w:szCs w:val="28"/>
        </w:rPr>
      </w:pPr>
      <w:r w:rsidRPr="0002335F">
        <w:rPr>
          <w:b/>
          <w:sz w:val="28"/>
          <w:szCs w:val="28"/>
        </w:rPr>
        <w:t>问题分析</w:t>
      </w:r>
    </w:p>
    <w:p w14:paraId="2FC4C765" w14:textId="77777777" w:rsidR="0002335F" w:rsidRPr="0002335F" w:rsidRDefault="0002335F" w:rsidP="0002335F">
      <w:pPr>
        <w:ind w:firstLineChars="200" w:firstLine="480"/>
        <w:jc w:val="left"/>
        <w:rPr>
          <w:bCs/>
          <w:sz w:val="24"/>
        </w:rPr>
      </w:pPr>
      <w:r w:rsidRPr="0002335F">
        <w:rPr>
          <w:rFonts w:hint="eastAsia"/>
          <w:bCs/>
          <w:sz w:val="24"/>
        </w:rPr>
        <w:t>本次实验模型测试准确率仅约</w:t>
      </w:r>
      <w:r w:rsidRPr="0002335F">
        <w:rPr>
          <w:rFonts w:hint="eastAsia"/>
          <w:bCs/>
          <w:sz w:val="24"/>
        </w:rPr>
        <w:t>48.81%</w:t>
      </w:r>
      <w:r w:rsidRPr="0002335F">
        <w:rPr>
          <w:rFonts w:hint="eastAsia"/>
          <w:bCs/>
          <w:sz w:val="24"/>
        </w:rPr>
        <w:t>，首先源于任务本身的固有识别难度。羽毛球六类击球动作属于细粒度时序区分任务，各类动作的人体骨架运动模式相似度较高，仅依靠骨架序列缺少画面纹理等辅助信息，本身就存在较大识别挑战，该准确率属于该场景下基础基线模型的合理表现。</w:t>
      </w:r>
    </w:p>
    <w:p w14:paraId="5A1CA0BC" w14:textId="77777777" w:rsidR="0002335F" w:rsidRPr="0002335F" w:rsidRDefault="0002335F" w:rsidP="0002335F">
      <w:pPr>
        <w:ind w:firstLineChars="200" w:firstLine="480"/>
        <w:jc w:val="left"/>
        <w:rPr>
          <w:bCs/>
          <w:sz w:val="24"/>
        </w:rPr>
      </w:pPr>
      <w:r w:rsidRPr="0002335F">
        <w:rPr>
          <w:rFonts w:hint="eastAsia"/>
          <w:bCs/>
          <w:sz w:val="24"/>
        </w:rPr>
        <w:t>其次，数据层面的多重限制制约了模型性能。整体数据集样本总量有限，部分动作类别测试样本数量偏少，导致模型难以充分学习小众类别的动作特征；同时</w:t>
      </w:r>
      <w:r w:rsidRPr="0002335F">
        <w:rPr>
          <w:rFonts w:hint="eastAsia"/>
          <w:bCs/>
          <w:sz w:val="24"/>
        </w:rPr>
        <w:t>MediaPipe</w:t>
      </w:r>
      <w:r w:rsidRPr="0002335F">
        <w:rPr>
          <w:rFonts w:hint="eastAsia"/>
          <w:bCs/>
          <w:sz w:val="24"/>
        </w:rPr>
        <w:t>提取的人体关键点易受视频画面干扰产生噪声，且预处理流程未引入骨架数据增强手段，训练数据多样性不足，降低了模型的泛化能力。</w:t>
      </w:r>
    </w:p>
    <w:p w14:paraId="18A563AC" w14:textId="77777777" w:rsidR="0002335F" w:rsidRDefault="0002335F" w:rsidP="0002335F">
      <w:pPr>
        <w:ind w:firstLineChars="200" w:firstLine="480"/>
        <w:jc w:val="left"/>
        <w:rPr>
          <w:bCs/>
          <w:sz w:val="24"/>
        </w:rPr>
      </w:pPr>
      <w:r w:rsidRPr="0002335F">
        <w:rPr>
          <w:rFonts w:hint="eastAsia"/>
          <w:bCs/>
          <w:sz w:val="24"/>
        </w:rPr>
        <w:t>模型结构与训练配置存在一定局限性。本实验采用的是轻量级两层</w:t>
      </w:r>
      <w:r w:rsidRPr="0002335F">
        <w:rPr>
          <w:rFonts w:hint="eastAsia"/>
          <w:bCs/>
          <w:sz w:val="24"/>
        </w:rPr>
        <w:t>TransformerEncoder</w:t>
      </w:r>
      <w:r w:rsidRPr="0002335F">
        <w:rPr>
          <w:rFonts w:hint="eastAsia"/>
          <w:bCs/>
          <w:sz w:val="24"/>
        </w:rPr>
        <w:t>结构，时序特征捕捉能力有限，全局平均池化的聚合方式容易稀释击球关键帧信息，固定可学习位置编码的泛化性也较弱；训练时初始学习率偏大、正则化手段单一，缺少学习率调度、类别损失加权等优化策略，使得模型在小数据集上难以精细收敛，进一步拉大了训练集与测试集的性能差距。</w:t>
      </w:r>
    </w:p>
    <w:p w14:paraId="57D642F3" w14:textId="31E4692C" w:rsidR="00A75EF9" w:rsidRPr="00A75EF9" w:rsidRDefault="00A75EF9" w:rsidP="0002335F">
      <w:pPr>
        <w:numPr>
          <w:ilvl w:val="0"/>
          <w:numId w:val="1"/>
        </w:numPr>
        <w:spacing w:line="360" w:lineRule="auto"/>
        <w:rPr>
          <w:b/>
          <w:sz w:val="28"/>
          <w:szCs w:val="28"/>
        </w:rPr>
      </w:pPr>
      <w:r w:rsidRPr="00A75EF9">
        <w:rPr>
          <w:b/>
          <w:sz w:val="28"/>
          <w:szCs w:val="28"/>
        </w:rPr>
        <w:t>实验总结</w:t>
      </w:r>
    </w:p>
    <w:p w14:paraId="51D34502" w14:textId="06026505" w:rsidR="00A75EF9" w:rsidRPr="0002335F" w:rsidRDefault="00A75EF9" w:rsidP="0002335F">
      <w:pPr>
        <w:ind w:firstLineChars="200" w:firstLine="480"/>
        <w:jc w:val="left"/>
        <w:rPr>
          <w:bCs/>
          <w:sz w:val="24"/>
        </w:rPr>
      </w:pPr>
      <w:r w:rsidRPr="0002335F">
        <w:rPr>
          <w:bCs/>
          <w:sz w:val="24"/>
        </w:rPr>
        <w:t>本次实验完整实现了视频</w:t>
      </w:r>
      <w:r w:rsidRPr="0002335F">
        <w:rPr>
          <w:bCs/>
          <w:sz w:val="24"/>
        </w:rPr>
        <w:t>→</w:t>
      </w:r>
      <w:r w:rsidRPr="0002335F">
        <w:rPr>
          <w:bCs/>
          <w:sz w:val="24"/>
        </w:rPr>
        <w:t>骨架序列</w:t>
      </w:r>
      <w:r w:rsidRPr="0002335F">
        <w:rPr>
          <w:bCs/>
          <w:sz w:val="24"/>
        </w:rPr>
        <w:t>→Transformer</w:t>
      </w:r>
      <w:r w:rsidRPr="0002335F">
        <w:rPr>
          <w:bCs/>
          <w:sz w:val="24"/>
        </w:rPr>
        <w:t>分类的羽毛球动作识别全流程，熟练掌握了</w:t>
      </w:r>
      <w:r w:rsidRPr="0002335F">
        <w:rPr>
          <w:bCs/>
          <w:sz w:val="24"/>
        </w:rPr>
        <w:t>MediaPipe</w:t>
      </w:r>
      <w:r w:rsidRPr="0002335F">
        <w:rPr>
          <w:bCs/>
          <w:sz w:val="24"/>
        </w:rPr>
        <w:t>人体关键点提取、时序</w:t>
      </w:r>
      <w:r w:rsidRPr="0002335F">
        <w:rPr>
          <w:bCs/>
          <w:sz w:val="24"/>
        </w:rPr>
        <w:t>Transformer</w:t>
      </w:r>
      <w:r w:rsidRPr="0002335F">
        <w:rPr>
          <w:bCs/>
          <w:sz w:val="24"/>
        </w:rPr>
        <w:t>模型搭建、数据集划分、模型训练评估与可视化等核心技能。</w:t>
      </w:r>
    </w:p>
    <w:p w14:paraId="39878E24" w14:textId="22A3794E" w:rsidR="0059294B" w:rsidRPr="0002335F" w:rsidRDefault="00A75EF9" w:rsidP="0002335F">
      <w:pPr>
        <w:ind w:firstLineChars="200" w:firstLine="480"/>
        <w:jc w:val="left"/>
        <w:rPr>
          <w:bCs/>
          <w:sz w:val="24"/>
        </w:rPr>
      </w:pPr>
      <w:r w:rsidRPr="0002335F">
        <w:rPr>
          <w:bCs/>
          <w:sz w:val="24"/>
        </w:rPr>
        <w:t>实验结果证明：基于骨架</w:t>
      </w:r>
      <w:r w:rsidRPr="0002335F">
        <w:rPr>
          <w:bCs/>
          <w:sz w:val="24"/>
        </w:rPr>
        <w:t>+</w:t>
      </w:r>
      <w:r w:rsidRPr="0002335F">
        <w:rPr>
          <w:bCs/>
          <w:sz w:val="24"/>
        </w:rPr>
        <w:t>轻量</w:t>
      </w:r>
      <w:r w:rsidRPr="0002335F">
        <w:rPr>
          <w:bCs/>
          <w:sz w:val="24"/>
        </w:rPr>
        <w:t>Transformer</w:t>
      </w:r>
      <w:r w:rsidRPr="0002335F">
        <w:rPr>
          <w:bCs/>
          <w:sz w:val="24"/>
        </w:rPr>
        <w:t>的方案，能够完成轻量化视频动作识别任务，适合课堂与边缘设备场景。但针对羽毛球这类细粒度、高相似度的击球动作，模型识别精度仍有较大提升空间。</w:t>
      </w:r>
    </w:p>
    <w:sectPr w:rsidR="0059294B" w:rsidRPr="0002335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E2D14" w14:textId="77777777" w:rsidR="00D822C9" w:rsidRDefault="00D822C9" w:rsidP="007758C3">
      <w:r>
        <w:separator/>
      </w:r>
    </w:p>
  </w:endnote>
  <w:endnote w:type="continuationSeparator" w:id="0">
    <w:p w14:paraId="0E9CEC79" w14:textId="77777777" w:rsidR="00D822C9" w:rsidRDefault="00D822C9" w:rsidP="00775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9864" w14:textId="77777777" w:rsidR="00D822C9" w:rsidRDefault="00D822C9" w:rsidP="007758C3">
      <w:r>
        <w:separator/>
      </w:r>
    </w:p>
  </w:footnote>
  <w:footnote w:type="continuationSeparator" w:id="0">
    <w:p w14:paraId="4A4FB79D" w14:textId="77777777" w:rsidR="00D822C9" w:rsidRDefault="00D822C9" w:rsidP="00775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803"/>
    <w:multiLevelType w:val="multilevel"/>
    <w:tmpl w:val="D024A96E"/>
    <w:lvl w:ilvl="0">
      <w:start w:val="1"/>
      <w:numFmt w:val="japaneseCounting"/>
      <w:lvlText w:val="%1、"/>
      <w:lvlJc w:val="left"/>
      <w:pPr>
        <w:ind w:left="720" w:hanging="720"/>
      </w:pPr>
      <w:rPr>
        <w:rFonts w:hint="default"/>
      </w:rPr>
    </w:lvl>
    <w:lvl w:ilvl="1">
      <w:start w:val="1"/>
      <w:numFmt w:val="decimal"/>
      <w:lvlText w:val="%2."/>
      <w:lvlJc w:val="left"/>
      <w:pPr>
        <w:ind w:left="860" w:hanging="440"/>
      </w:pPr>
      <w:rPr>
        <w:rFonts w:hint="eastAsia"/>
      </w:rPr>
    </w:lvl>
    <w:lvl w:ilvl="2">
      <w:start w:val="1"/>
      <w:numFmt w:val="decimal"/>
      <w:lvlText w:val="%3."/>
      <w:lvlJc w:val="left"/>
      <w:pPr>
        <w:ind w:left="1280" w:hanging="440"/>
      </w:pPr>
      <w:rPr>
        <w:rFonts w:hint="eastAsia"/>
        <w:b/>
        <w:bCs w:val="0"/>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5F47CA"/>
    <w:multiLevelType w:val="hybridMultilevel"/>
    <w:tmpl w:val="A1E07C6C"/>
    <w:lvl w:ilvl="0" w:tplc="7F020F34">
      <w:start w:val="1"/>
      <w:numFmt w:val="decimal"/>
      <w:lvlText w:val="（%1）"/>
      <w:lvlJc w:val="left"/>
      <w:pPr>
        <w:ind w:left="1160" w:hanging="440"/>
      </w:pPr>
      <w:rPr>
        <w:rFonts w:hint="eastAsia"/>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0B155AD8"/>
    <w:multiLevelType w:val="hybridMultilevel"/>
    <w:tmpl w:val="956A7DC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F17F63"/>
    <w:multiLevelType w:val="hybridMultilevel"/>
    <w:tmpl w:val="75B66128"/>
    <w:lvl w:ilvl="0" w:tplc="7F020F34">
      <w:start w:val="1"/>
      <w:numFmt w:val="decimal"/>
      <w:lvlText w:val="（%1）"/>
      <w:lvlJc w:val="left"/>
      <w:pPr>
        <w:ind w:left="582" w:hanging="440"/>
      </w:pPr>
      <w:rPr>
        <w:rFonts w:hint="eastAsia"/>
      </w:rPr>
    </w:lvl>
    <w:lvl w:ilvl="1" w:tplc="FFFFFFFF" w:tentative="1">
      <w:start w:val="1"/>
      <w:numFmt w:val="lowerLetter"/>
      <w:lvlText w:val="%2)"/>
      <w:lvlJc w:val="left"/>
      <w:pPr>
        <w:ind w:left="-2184" w:hanging="440"/>
      </w:pPr>
    </w:lvl>
    <w:lvl w:ilvl="2" w:tplc="FFFFFFFF" w:tentative="1">
      <w:start w:val="1"/>
      <w:numFmt w:val="lowerRoman"/>
      <w:lvlText w:val="%3."/>
      <w:lvlJc w:val="right"/>
      <w:pPr>
        <w:ind w:left="-1744" w:hanging="440"/>
      </w:pPr>
    </w:lvl>
    <w:lvl w:ilvl="3" w:tplc="FFFFFFFF" w:tentative="1">
      <w:start w:val="1"/>
      <w:numFmt w:val="decimal"/>
      <w:lvlText w:val="%4."/>
      <w:lvlJc w:val="left"/>
      <w:pPr>
        <w:ind w:left="-1304" w:hanging="440"/>
      </w:pPr>
    </w:lvl>
    <w:lvl w:ilvl="4" w:tplc="FFFFFFFF" w:tentative="1">
      <w:start w:val="1"/>
      <w:numFmt w:val="lowerLetter"/>
      <w:lvlText w:val="%5)"/>
      <w:lvlJc w:val="left"/>
      <w:pPr>
        <w:ind w:left="-864" w:hanging="440"/>
      </w:pPr>
    </w:lvl>
    <w:lvl w:ilvl="5" w:tplc="FFFFFFFF" w:tentative="1">
      <w:start w:val="1"/>
      <w:numFmt w:val="lowerRoman"/>
      <w:lvlText w:val="%6."/>
      <w:lvlJc w:val="right"/>
      <w:pPr>
        <w:ind w:left="-424" w:hanging="440"/>
      </w:pPr>
    </w:lvl>
    <w:lvl w:ilvl="6" w:tplc="FFFFFFFF" w:tentative="1">
      <w:start w:val="1"/>
      <w:numFmt w:val="decimal"/>
      <w:lvlText w:val="%7."/>
      <w:lvlJc w:val="left"/>
      <w:pPr>
        <w:ind w:left="16" w:hanging="440"/>
      </w:pPr>
    </w:lvl>
    <w:lvl w:ilvl="7" w:tplc="FFFFFFFF" w:tentative="1">
      <w:start w:val="1"/>
      <w:numFmt w:val="lowerLetter"/>
      <w:lvlText w:val="%8)"/>
      <w:lvlJc w:val="left"/>
      <w:pPr>
        <w:ind w:left="456" w:hanging="440"/>
      </w:pPr>
    </w:lvl>
    <w:lvl w:ilvl="8" w:tplc="FFFFFFFF" w:tentative="1">
      <w:start w:val="1"/>
      <w:numFmt w:val="lowerRoman"/>
      <w:lvlText w:val="%9."/>
      <w:lvlJc w:val="right"/>
      <w:pPr>
        <w:ind w:left="896" w:hanging="440"/>
      </w:pPr>
    </w:lvl>
  </w:abstractNum>
  <w:abstractNum w:abstractNumId="4" w15:restartNumberingAfterBreak="0">
    <w:nsid w:val="0ED12CD3"/>
    <w:multiLevelType w:val="hybridMultilevel"/>
    <w:tmpl w:val="566E414A"/>
    <w:lvl w:ilvl="0" w:tplc="CA720F9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02338A3"/>
    <w:multiLevelType w:val="hybridMultilevel"/>
    <w:tmpl w:val="4CFA7C42"/>
    <w:lvl w:ilvl="0" w:tplc="7F020F3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222AD9"/>
    <w:multiLevelType w:val="hybridMultilevel"/>
    <w:tmpl w:val="2CBEFA04"/>
    <w:lvl w:ilvl="0" w:tplc="F968AA06">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176B0824"/>
    <w:multiLevelType w:val="hybridMultilevel"/>
    <w:tmpl w:val="102A86FE"/>
    <w:lvl w:ilvl="0" w:tplc="7F020F34">
      <w:start w:val="1"/>
      <w:numFmt w:val="decimal"/>
      <w:lvlText w:val="（%1）"/>
      <w:lvlJc w:val="left"/>
      <w:pPr>
        <w:ind w:left="4126"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1B757C57"/>
    <w:multiLevelType w:val="hybridMultilevel"/>
    <w:tmpl w:val="B7B0880E"/>
    <w:lvl w:ilvl="0" w:tplc="7F020F34">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C7A3628"/>
    <w:multiLevelType w:val="hybridMultilevel"/>
    <w:tmpl w:val="D646C8AA"/>
    <w:lvl w:ilvl="0" w:tplc="04090019">
      <w:start w:val="1"/>
      <w:numFmt w:val="lowerLetter"/>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21100FED"/>
    <w:multiLevelType w:val="multilevel"/>
    <w:tmpl w:val="3CB8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A4665"/>
    <w:multiLevelType w:val="hybridMultilevel"/>
    <w:tmpl w:val="BEB46EF8"/>
    <w:lvl w:ilvl="0" w:tplc="7F020F3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334158"/>
    <w:multiLevelType w:val="hybridMultilevel"/>
    <w:tmpl w:val="B8947852"/>
    <w:lvl w:ilvl="0" w:tplc="FD86B91A">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291C5672"/>
    <w:multiLevelType w:val="multilevel"/>
    <w:tmpl w:val="1C065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13247"/>
    <w:multiLevelType w:val="hybridMultilevel"/>
    <w:tmpl w:val="B69E395C"/>
    <w:lvl w:ilvl="0" w:tplc="04090019">
      <w:start w:val="1"/>
      <w:numFmt w:val="lowerLetter"/>
      <w:lvlText w:val="%1)"/>
      <w:lvlJc w:val="left"/>
      <w:pPr>
        <w:ind w:left="4126"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3AAE5B6B"/>
    <w:multiLevelType w:val="hybridMultilevel"/>
    <w:tmpl w:val="43DA87BA"/>
    <w:lvl w:ilvl="0" w:tplc="D94A95D2">
      <w:numFmt w:val="bullet"/>
      <w:lvlText w:val="•"/>
      <w:lvlJc w:val="left"/>
      <w:pPr>
        <w:ind w:left="1125" w:hanging="405"/>
      </w:pPr>
      <w:rPr>
        <w:rFonts w:ascii="宋体" w:eastAsia="宋体" w:hAnsi="宋体" w:cs="Times New Roman"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6" w15:restartNumberingAfterBreak="0">
    <w:nsid w:val="3BF554A2"/>
    <w:multiLevelType w:val="hybridMultilevel"/>
    <w:tmpl w:val="481240E2"/>
    <w:lvl w:ilvl="0" w:tplc="D94A95D2">
      <w:numFmt w:val="bullet"/>
      <w:lvlText w:val="•"/>
      <w:lvlJc w:val="left"/>
      <w:pPr>
        <w:ind w:left="1125" w:hanging="405"/>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0BF1C00"/>
    <w:multiLevelType w:val="hybridMultilevel"/>
    <w:tmpl w:val="0B8C57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89C4A04"/>
    <w:multiLevelType w:val="hybridMultilevel"/>
    <w:tmpl w:val="52CCDCA0"/>
    <w:lvl w:ilvl="0" w:tplc="0409000F">
      <w:start w:val="1"/>
      <w:numFmt w:val="decimal"/>
      <w:lvlText w:val="%1."/>
      <w:lvlJc w:val="left"/>
      <w:pPr>
        <w:ind w:left="440" w:hanging="440"/>
      </w:pPr>
      <w:rPr>
        <w:rFonts w:hint="eastAsia"/>
      </w:rPr>
    </w:lvl>
    <w:lvl w:ilvl="1" w:tplc="9C40EC9C">
      <w:numFmt w:val="bullet"/>
      <w:lvlText w:val=""/>
      <w:lvlJc w:val="left"/>
      <w:pPr>
        <w:ind w:left="800" w:hanging="360"/>
      </w:pPr>
      <w:rPr>
        <w:rFonts w:ascii="Symbol" w:eastAsia="宋体" w:hAnsi="Symbol" w:cs="宋体" w:hint="default"/>
        <w:color w:val="auto"/>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D0F0771"/>
    <w:multiLevelType w:val="hybridMultilevel"/>
    <w:tmpl w:val="3EF80990"/>
    <w:lvl w:ilvl="0" w:tplc="7F020F34">
      <w:start w:val="1"/>
      <w:numFmt w:val="decimal"/>
      <w:lvlText w:val="（%1）"/>
      <w:lvlJc w:val="left"/>
      <w:pPr>
        <w:ind w:left="1007"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51D35864"/>
    <w:multiLevelType w:val="multilevel"/>
    <w:tmpl w:val="23C6C77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0F4B2B"/>
    <w:multiLevelType w:val="hybridMultilevel"/>
    <w:tmpl w:val="E848ACFE"/>
    <w:lvl w:ilvl="0" w:tplc="1518BDF8">
      <w:start w:val="1"/>
      <w:numFmt w:val="decimal"/>
      <w:lvlText w:val="%1."/>
      <w:lvlJc w:val="left"/>
      <w:pPr>
        <w:ind w:left="1280" w:hanging="720"/>
      </w:pPr>
      <w:rPr>
        <w:rFonts w:hint="eastAsia"/>
        <w:b/>
        <w:bCs w:val="0"/>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2" w15:restartNumberingAfterBreak="0">
    <w:nsid w:val="52A41631"/>
    <w:multiLevelType w:val="hybridMultilevel"/>
    <w:tmpl w:val="F61085B4"/>
    <w:lvl w:ilvl="0" w:tplc="C046CF16">
      <w:start w:val="1"/>
      <w:numFmt w:val="decimal"/>
      <w:lvlText w:val="%1."/>
      <w:lvlJc w:val="left"/>
      <w:pPr>
        <w:ind w:left="1160" w:hanging="440"/>
      </w:pPr>
      <w:rPr>
        <w:rFonts w:asciiTheme="minorEastAsia" w:eastAsiaTheme="minorEastAsia" w:hAnsiTheme="minorEastAsia"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3" w15:restartNumberingAfterBreak="0">
    <w:nsid w:val="584B7BCF"/>
    <w:multiLevelType w:val="hybridMultilevel"/>
    <w:tmpl w:val="8A16110E"/>
    <w:lvl w:ilvl="0" w:tplc="04090019">
      <w:start w:val="1"/>
      <w:numFmt w:val="lowerLetter"/>
      <w:lvlText w:val="%1)"/>
      <w:lvlJc w:val="left"/>
      <w:pPr>
        <w:ind w:left="2834" w:hanging="440"/>
      </w:pPr>
      <w:rPr>
        <w:rFonts w:hint="eastAsia"/>
      </w:rPr>
    </w:lvl>
    <w:lvl w:ilvl="1" w:tplc="FFFFFFFF" w:tentative="1">
      <w:start w:val="1"/>
      <w:numFmt w:val="lowerLetter"/>
      <w:lvlText w:val="%2)"/>
      <w:lvlJc w:val="left"/>
      <w:pPr>
        <w:ind w:left="68" w:hanging="440"/>
      </w:pPr>
    </w:lvl>
    <w:lvl w:ilvl="2" w:tplc="FFFFFFFF" w:tentative="1">
      <w:start w:val="1"/>
      <w:numFmt w:val="lowerRoman"/>
      <w:lvlText w:val="%3."/>
      <w:lvlJc w:val="right"/>
      <w:pPr>
        <w:ind w:left="508" w:hanging="440"/>
      </w:pPr>
    </w:lvl>
    <w:lvl w:ilvl="3" w:tplc="FFFFFFFF" w:tentative="1">
      <w:start w:val="1"/>
      <w:numFmt w:val="decimal"/>
      <w:lvlText w:val="%4."/>
      <w:lvlJc w:val="left"/>
      <w:pPr>
        <w:ind w:left="948" w:hanging="440"/>
      </w:pPr>
    </w:lvl>
    <w:lvl w:ilvl="4" w:tplc="FFFFFFFF" w:tentative="1">
      <w:start w:val="1"/>
      <w:numFmt w:val="lowerLetter"/>
      <w:lvlText w:val="%5)"/>
      <w:lvlJc w:val="left"/>
      <w:pPr>
        <w:ind w:left="1388" w:hanging="440"/>
      </w:pPr>
    </w:lvl>
    <w:lvl w:ilvl="5" w:tplc="FFFFFFFF" w:tentative="1">
      <w:start w:val="1"/>
      <w:numFmt w:val="lowerRoman"/>
      <w:lvlText w:val="%6."/>
      <w:lvlJc w:val="right"/>
      <w:pPr>
        <w:ind w:left="1828" w:hanging="440"/>
      </w:pPr>
    </w:lvl>
    <w:lvl w:ilvl="6" w:tplc="FFFFFFFF" w:tentative="1">
      <w:start w:val="1"/>
      <w:numFmt w:val="decimal"/>
      <w:lvlText w:val="%7."/>
      <w:lvlJc w:val="left"/>
      <w:pPr>
        <w:ind w:left="2268" w:hanging="440"/>
      </w:pPr>
    </w:lvl>
    <w:lvl w:ilvl="7" w:tplc="FFFFFFFF" w:tentative="1">
      <w:start w:val="1"/>
      <w:numFmt w:val="lowerLetter"/>
      <w:lvlText w:val="%8)"/>
      <w:lvlJc w:val="left"/>
      <w:pPr>
        <w:ind w:left="2708" w:hanging="440"/>
      </w:pPr>
    </w:lvl>
    <w:lvl w:ilvl="8" w:tplc="FFFFFFFF" w:tentative="1">
      <w:start w:val="1"/>
      <w:numFmt w:val="lowerRoman"/>
      <w:lvlText w:val="%9."/>
      <w:lvlJc w:val="right"/>
      <w:pPr>
        <w:ind w:left="3148" w:hanging="440"/>
      </w:pPr>
    </w:lvl>
  </w:abstractNum>
  <w:abstractNum w:abstractNumId="24" w15:restartNumberingAfterBreak="0">
    <w:nsid w:val="5DFE3296"/>
    <w:multiLevelType w:val="multilevel"/>
    <w:tmpl w:val="DE8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F1BD1"/>
    <w:multiLevelType w:val="hybridMultilevel"/>
    <w:tmpl w:val="B47C7D80"/>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6" w15:restartNumberingAfterBreak="0">
    <w:nsid w:val="605448DD"/>
    <w:multiLevelType w:val="hybridMultilevel"/>
    <w:tmpl w:val="3AAE92D0"/>
    <w:lvl w:ilvl="0" w:tplc="7F020F3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1640524"/>
    <w:multiLevelType w:val="hybridMultilevel"/>
    <w:tmpl w:val="E7A66940"/>
    <w:lvl w:ilvl="0" w:tplc="C046CF16">
      <w:start w:val="1"/>
      <w:numFmt w:val="decimal"/>
      <w:lvlText w:val="%1."/>
      <w:lvlJc w:val="left"/>
      <w:pPr>
        <w:ind w:left="1280" w:hanging="720"/>
      </w:pPr>
      <w:rPr>
        <w:rFonts w:asciiTheme="minorEastAsia" w:eastAsiaTheme="minorEastAsia" w:hAnsiTheme="minorEastAsia" w:hint="eastAsia"/>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num w:numId="1" w16cid:durableId="1497182319">
    <w:abstractNumId w:val="0"/>
  </w:num>
  <w:num w:numId="2" w16cid:durableId="1583374413">
    <w:abstractNumId w:val="12"/>
  </w:num>
  <w:num w:numId="3" w16cid:durableId="1303467617">
    <w:abstractNumId w:val="21"/>
  </w:num>
  <w:num w:numId="4" w16cid:durableId="181819597">
    <w:abstractNumId w:val="27"/>
  </w:num>
  <w:num w:numId="5" w16cid:durableId="1275406686">
    <w:abstractNumId w:val="4"/>
  </w:num>
  <w:num w:numId="6" w16cid:durableId="1608075258">
    <w:abstractNumId w:val="22"/>
  </w:num>
  <w:num w:numId="7" w16cid:durableId="1518618125">
    <w:abstractNumId w:val="6"/>
  </w:num>
  <w:num w:numId="8" w16cid:durableId="1799370814">
    <w:abstractNumId w:val="25"/>
  </w:num>
  <w:num w:numId="9" w16cid:durableId="784467633">
    <w:abstractNumId w:val="15"/>
  </w:num>
  <w:num w:numId="10" w16cid:durableId="737442971">
    <w:abstractNumId w:val="1"/>
  </w:num>
  <w:num w:numId="11" w16cid:durableId="945648912">
    <w:abstractNumId w:val="18"/>
  </w:num>
  <w:num w:numId="12" w16cid:durableId="790441384">
    <w:abstractNumId w:val="19"/>
  </w:num>
  <w:num w:numId="13" w16cid:durableId="522791408">
    <w:abstractNumId w:val="24"/>
  </w:num>
  <w:num w:numId="14" w16cid:durableId="1896774067">
    <w:abstractNumId w:val="10"/>
  </w:num>
  <w:num w:numId="15" w16cid:durableId="708997301">
    <w:abstractNumId w:val="20"/>
  </w:num>
  <w:num w:numId="16" w16cid:durableId="1090278923">
    <w:abstractNumId w:val="9"/>
  </w:num>
  <w:num w:numId="17" w16cid:durableId="302392503">
    <w:abstractNumId w:val="16"/>
  </w:num>
  <w:num w:numId="18" w16cid:durableId="804930654">
    <w:abstractNumId w:val="2"/>
  </w:num>
  <w:num w:numId="19" w16cid:durableId="202866019">
    <w:abstractNumId w:val="7"/>
  </w:num>
  <w:num w:numId="20" w16cid:durableId="183642106">
    <w:abstractNumId w:val="14"/>
  </w:num>
  <w:num w:numId="21" w16cid:durableId="1499886200">
    <w:abstractNumId w:val="13"/>
  </w:num>
  <w:num w:numId="22" w16cid:durableId="1555507805">
    <w:abstractNumId w:val="3"/>
  </w:num>
  <w:num w:numId="23" w16cid:durableId="131795209">
    <w:abstractNumId w:val="23"/>
  </w:num>
  <w:num w:numId="24" w16cid:durableId="992611239">
    <w:abstractNumId w:val="17"/>
  </w:num>
  <w:num w:numId="25" w16cid:durableId="965888620">
    <w:abstractNumId w:val="26"/>
  </w:num>
  <w:num w:numId="26" w16cid:durableId="1724671573">
    <w:abstractNumId w:val="11"/>
  </w:num>
  <w:num w:numId="27" w16cid:durableId="1990554648">
    <w:abstractNumId w:val="8"/>
  </w:num>
  <w:num w:numId="28" w16cid:durableId="129914359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256132"/>
    <w:rsid w:val="0000387F"/>
    <w:rsid w:val="0002335F"/>
    <w:rsid w:val="0006613A"/>
    <w:rsid w:val="00090DAE"/>
    <w:rsid w:val="000D7DB0"/>
    <w:rsid w:val="000F7205"/>
    <w:rsid w:val="00105234"/>
    <w:rsid w:val="00110A79"/>
    <w:rsid w:val="00111604"/>
    <w:rsid w:val="00125E1E"/>
    <w:rsid w:val="001C4F90"/>
    <w:rsid w:val="002A0E40"/>
    <w:rsid w:val="002E5BBE"/>
    <w:rsid w:val="003A73E0"/>
    <w:rsid w:val="003E70CF"/>
    <w:rsid w:val="00404727"/>
    <w:rsid w:val="004B4FC7"/>
    <w:rsid w:val="0059294B"/>
    <w:rsid w:val="005B12E1"/>
    <w:rsid w:val="006F4FE4"/>
    <w:rsid w:val="007758C3"/>
    <w:rsid w:val="00826547"/>
    <w:rsid w:val="00874BD1"/>
    <w:rsid w:val="008B5DAF"/>
    <w:rsid w:val="008D042F"/>
    <w:rsid w:val="00991B24"/>
    <w:rsid w:val="009F4685"/>
    <w:rsid w:val="00A40D4F"/>
    <w:rsid w:val="00A47980"/>
    <w:rsid w:val="00A557A0"/>
    <w:rsid w:val="00A63F48"/>
    <w:rsid w:val="00A75EF9"/>
    <w:rsid w:val="00AA0F04"/>
    <w:rsid w:val="00B75120"/>
    <w:rsid w:val="00B95ECF"/>
    <w:rsid w:val="00C22F8B"/>
    <w:rsid w:val="00C56CF3"/>
    <w:rsid w:val="00C82710"/>
    <w:rsid w:val="00CC1BA1"/>
    <w:rsid w:val="00CD1BB4"/>
    <w:rsid w:val="00CF7541"/>
    <w:rsid w:val="00D822C9"/>
    <w:rsid w:val="00DC643C"/>
    <w:rsid w:val="00E32FCF"/>
    <w:rsid w:val="00E77F21"/>
    <w:rsid w:val="00EC6F7F"/>
    <w:rsid w:val="00F6255E"/>
    <w:rsid w:val="00F760C1"/>
    <w:rsid w:val="00FF6FA8"/>
    <w:rsid w:val="06680D11"/>
    <w:rsid w:val="11256132"/>
    <w:rsid w:val="235A3500"/>
    <w:rsid w:val="430976F8"/>
    <w:rsid w:val="53B9013F"/>
    <w:rsid w:val="53C37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EBB54"/>
  <w15:docId w15:val="{A93CD00B-E267-4F12-BB85-CF5F4AA8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semiHidden/>
    <w:unhideWhenUsed/>
    <w:qFormat/>
    <w:rsid w:val="00F760C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HTML">
    <w:name w:val="HTML Code"/>
    <w:basedOn w:val="a0"/>
    <w:rPr>
      <w:rFonts w:ascii="Courier New" w:hAnsi="Courier New"/>
      <w:sz w:val="20"/>
    </w:rPr>
  </w:style>
  <w:style w:type="paragraph" w:styleId="a4">
    <w:name w:val="List Paragraph"/>
    <w:basedOn w:val="a"/>
    <w:uiPriority w:val="99"/>
    <w:unhideWhenUsed/>
    <w:rsid w:val="00CF7541"/>
    <w:pPr>
      <w:ind w:firstLineChars="200" w:firstLine="420"/>
    </w:pPr>
  </w:style>
  <w:style w:type="character" w:styleId="a5">
    <w:name w:val="Placeholder Text"/>
    <w:basedOn w:val="a0"/>
    <w:uiPriority w:val="99"/>
    <w:unhideWhenUsed/>
    <w:rsid w:val="003A73E0"/>
    <w:rPr>
      <w:color w:val="666666"/>
    </w:rPr>
  </w:style>
  <w:style w:type="paragraph" w:customStyle="1" w:styleId="msonormal0">
    <w:name w:val="msonormal"/>
    <w:basedOn w:val="a"/>
    <w:rsid w:val="00C82710"/>
    <w:pPr>
      <w:widowControl/>
      <w:spacing w:before="100" w:beforeAutospacing="1" w:after="100" w:afterAutospacing="1"/>
      <w:jc w:val="left"/>
    </w:pPr>
    <w:rPr>
      <w:rFonts w:ascii="宋体" w:hAnsi="宋体" w:cs="宋体"/>
      <w:kern w:val="0"/>
      <w:sz w:val="24"/>
    </w:rPr>
  </w:style>
  <w:style w:type="paragraph" w:styleId="a6">
    <w:name w:val="header"/>
    <w:basedOn w:val="a"/>
    <w:link w:val="a7"/>
    <w:rsid w:val="007758C3"/>
    <w:pPr>
      <w:tabs>
        <w:tab w:val="center" w:pos="4153"/>
        <w:tab w:val="right" w:pos="8306"/>
      </w:tabs>
      <w:snapToGrid w:val="0"/>
      <w:jc w:val="center"/>
    </w:pPr>
    <w:rPr>
      <w:sz w:val="18"/>
      <w:szCs w:val="18"/>
    </w:rPr>
  </w:style>
  <w:style w:type="character" w:customStyle="1" w:styleId="a7">
    <w:name w:val="页眉 字符"/>
    <w:basedOn w:val="a0"/>
    <w:link w:val="a6"/>
    <w:rsid w:val="007758C3"/>
    <w:rPr>
      <w:kern w:val="2"/>
      <w:sz w:val="18"/>
      <w:szCs w:val="18"/>
    </w:rPr>
  </w:style>
  <w:style w:type="paragraph" w:styleId="a8">
    <w:name w:val="footer"/>
    <w:basedOn w:val="a"/>
    <w:link w:val="a9"/>
    <w:rsid w:val="007758C3"/>
    <w:pPr>
      <w:tabs>
        <w:tab w:val="center" w:pos="4153"/>
        <w:tab w:val="right" w:pos="8306"/>
      </w:tabs>
      <w:snapToGrid w:val="0"/>
      <w:jc w:val="left"/>
    </w:pPr>
    <w:rPr>
      <w:sz w:val="18"/>
      <w:szCs w:val="18"/>
    </w:rPr>
  </w:style>
  <w:style w:type="character" w:customStyle="1" w:styleId="a9">
    <w:name w:val="页脚 字符"/>
    <w:basedOn w:val="a0"/>
    <w:link w:val="a8"/>
    <w:rsid w:val="007758C3"/>
    <w:rPr>
      <w:kern w:val="2"/>
      <w:sz w:val="18"/>
      <w:szCs w:val="18"/>
    </w:rPr>
  </w:style>
  <w:style w:type="character" w:customStyle="1" w:styleId="20">
    <w:name w:val="标题 2 字符"/>
    <w:basedOn w:val="a0"/>
    <w:link w:val="2"/>
    <w:semiHidden/>
    <w:rsid w:val="00F760C1"/>
    <w:rPr>
      <w:rFonts w:asciiTheme="majorHAnsi" w:eastAsiaTheme="majorEastAsia" w:hAnsiTheme="majorHAnsi" w:cstheme="majorBidi"/>
      <w:b/>
      <w:bCs/>
      <w:kern w:val="2"/>
      <w:sz w:val="32"/>
      <w:szCs w:val="32"/>
    </w:rPr>
  </w:style>
  <w:style w:type="table" w:styleId="aa">
    <w:name w:val="Table Grid"/>
    <w:basedOn w:val="a1"/>
    <w:rsid w:val="00B95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6</Pages>
  <Words>2347</Words>
  <Characters>2841</Characters>
  <Application>Microsoft Office Word</Application>
  <DocSecurity>0</DocSecurity>
  <Lines>118</Lines>
  <Paragraphs>108</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WPS_1649593619</dc:creator>
  <cp:lastModifiedBy>王 大</cp:lastModifiedBy>
  <cp:revision>36</cp:revision>
  <dcterms:created xsi:type="dcterms:W3CDTF">2026-03-12T11:52:00Z</dcterms:created>
  <dcterms:modified xsi:type="dcterms:W3CDTF">2026-06-12T14:49:00Z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A8E3253F34704050864E5C79A3C7251A_13</vt:lpwstr>
  </property>
  <property fmtid="{D5CDD505-2E9C-101B-9397-08002B2CF9AE}" pid="4" name="KSOTemplateDocerSaveRecord">
    <vt:lpwstr>eyJoZGlkIjoiYTM2NmFmY2UxM2M5YjNlZjQ3ZjMzMzFhOTc0MTE5ZDYiLCJ1c2VySWQiOiIxMzYxMTAzMTE2In0=</vt:lpwstr>
  </property>
</Properties>
</file>